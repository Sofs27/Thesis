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B5D1D" w:rsidR="007437DA" w:rsidP="00242C61" w:rsidRDefault="001076CE" w14:paraId="78CAB606" w14:textId="1DE08F22">
      <w:pPr>
        <w:spacing w:line="360" w:lineRule="auto"/>
        <w:jc w:val="both"/>
        <w:rPr>
          <w:rFonts w:ascii="Arial" w:hAnsi="Arial" w:cs="Arial"/>
        </w:rPr>
        <w:pPrChange w:author="Ana Cristina Machado Russo" w:date="2025-12-29T09:43:00Z" w16du:dateUtc="2025-12-29T09:43:00Z" w:id="0">
          <w:pPr>
            <w:spacing w:line="360" w:lineRule="auto"/>
          </w:pPr>
        </w:pPrChange>
      </w:pPr>
      <w:r w:rsidRPr="008B5D1D">
        <w:rPr>
          <w:rFonts w:ascii="Arial" w:hAnsi="Arial" w:cs="Arial"/>
          <w:noProof/>
        </w:rPr>
        <w:drawing>
          <wp:anchor distT="0" distB="0" distL="114300" distR="114300" simplePos="0" relativeHeight="251654144" behindDoc="1" locked="0" layoutInCell="1" allowOverlap="1" wp14:anchorId="2A8A5097" wp14:editId="03548ADF">
            <wp:simplePos x="0" y="0"/>
            <wp:positionH relativeFrom="margin">
              <wp:align>center</wp:align>
            </wp:positionH>
            <wp:positionV relativeFrom="margin">
              <wp:posOffset>224155</wp:posOffset>
            </wp:positionV>
            <wp:extent cx="2159635" cy="923925"/>
            <wp:effectExtent l="0" t="0" r="0" b="0"/>
            <wp:wrapTight wrapText="bothSides">
              <wp:wrapPolygon edited="0">
                <wp:start x="6097" y="891"/>
                <wp:lineTo x="3430" y="1781"/>
                <wp:lineTo x="953" y="5344"/>
                <wp:lineTo x="953" y="9353"/>
                <wp:lineTo x="2286" y="16033"/>
                <wp:lineTo x="2286" y="20932"/>
                <wp:lineTo x="5716" y="20932"/>
                <wp:lineTo x="17910" y="18705"/>
                <wp:lineTo x="18482" y="16033"/>
                <wp:lineTo x="19625" y="16033"/>
                <wp:lineTo x="20577" y="13806"/>
                <wp:lineTo x="20196" y="3118"/>
                <wp:lineTo x="19625" y="891"/>
                <wp:lineTo x="6097" y="891"/>
              </wp:wrapPolygon>
            </wp:wrapTight>
            <wp:docPr id="357995763" name="Picture 2" descr="Normas Gráficas | Instituto Superior de Agron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rmas Gráficas | Instituto Superior de Agronom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903" b="-1"/>
                    <a:stretch/>
                  </pic:blipFill>
                  <pic:spPr bwMode="auto">
                    <a:xfrm>
                      <a:off x="0" y="0"/>
                      <a:ext cx="2159635" cy="923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8B5D1D" w:rsidR="007437DA" w:rsidP="00242C61" w:rsidRDefault="007437DA" w14:paraId="49516FA8" w14:textId="1B87ECD3">
      <w:pPr>
        <w:spacing w:line="360" w:lineRule="auto"/>
        <w:jc w:val="both"/>
        <w:rPr>
          <w:rFonts w:ascii="Arial" w:hAnsi="Arial" w:cs="Arial"/>
        </w:rPr>
        <w:pPrChange w:author="Ana Cristina Machado Russo" w:date="2025-12-29T09:43:00Z" w16du:dateUtc="2025-12-29T09:43:00Z" w:id="1">
          <w:pPr>
            <w:spacing w:line="360" w:lineRule="auto"/>
          </w:pPr>
        </w:pPrChange>
      </w:pPr>
    </w:p>
    <w:p w:rsidRPr="008B5D1D" w:rsidR="007437DA" w:rsidP="00242C61" w:rsidRDefault="007437DA" w14:paraId="20521454" w14:textId="02157288">
      <w:pPr>
        <w:spacing w:line="360" w:lineRule="auto"/>
        <w:jc w:val="both"/>
        <w:rPr>
          <w:rFonts w:ascii="Arial" w:hAnsi="Arial" w:cs="Arial"/>
        </w:rPr>
        <w:pPrChange w:author="Ana Cristina Machado Russo" w:date="2025-12-29T09:43:00Z" w16du:dateUtc="2025-12-29T09:43:00Z" w:id="2">
          <w:pPr>
            <w:spacing w:line="360" w:lineRule="auto"/>
          </w:pPr>
        </w:pPrChange>
      </w:pPr>
    </w:p>
    <w:p w:rsidRPr="008B5D1D" w:rsidR="007437DA" w:rsidP="00242C61" w:rsidRDefault="007437DA" w14:paraId="1CE652FC" w14:textId="75729DB2">
      <w:pPr>
        <w:spacing w:line="360" w:lineRule="auto"/>
        <w:jc w:val="both"/>
        <w:rPr>
          <w:rFonts w:ascii="Arial" w:hAnsi="Arial" w:cs="Arial"/>
        </w:rPr>
        <w:pPrChange w:author="Ana Cristina Machado Russo" w:date="2025-12-29T09:43:00Z" w16du:dateUtc="2025-12-29T09:43:00Z" w:id="3">
          <w:pPr>
            <w:spacing w:line="360" w:lineRule="auto"/>
          </w:pPr>
        </w:pPrChange>
      </w:pPr>
    </w:p>
    <w:p w:rsidRPr="008B5D1D" w:rsidR="007437DA" w:rsidP="00242C61" w:rsidRDefault="007437DA" w14:paraId="67FF4037" w14:textId="5E4C5B32">
      <w:pPr>
        <w:spacing w:line="360" w:lineRule="auto"/>
        <w:jc w:val="both"/>
        <w:rPr>
          <w:rFonts w:ascii="Arial" w:hAnsi="Arial" w:cs="Arial"/>
        </w:rPr>
        <w:pPrChange w:author="Ana Cristina Machado Russo" w:date="2025-12-29T09:43:00Z" w16du:dateUtc="2025-12-29T09:43:00Z" w:id="4">
          <w:pPr>
            <w:spacing w:line="360" w:lineRule="auto"/>
          </w:pPr>
        </w:pPrChange>
      </w:pPr>
    </w:p>
    <w:p w:rsidRPr="008B5D1D" w:rsidR="007437DA" w:rsidP="00242C61" w:rsidRDefault="007437DA" w14:paraId="6E72B33E" w14:textId="5A47CB15">
      <w:pPr>
        <w:spacing w:line="360" w:lineRule="auto"/>
        <w:jc w:val="both"/>
        <w:rPr>
          <w:rFonts w:ascii="Arial" w:hAnsi="Arial" w:cs="Arial"/>
        </w:rPr>
        <w:pPrChange w:author="Ana Cristina Machado Russo" w:date="2025-12-29T09:43:00Z" w16du:dateUtc="2025-12-29T09:43:00Z" w:id="5">
          <w:pPr>
            <w:spacing w:line="360" w:lineRule="auto"/>
          </w:pPr>
        </w:pPrChange>
      </w:pPr>
    </w:p>
    <w:p w:rsidRPr="008B5D1D" w:rsidR="00E2199C" w:rsidP="00242C61" w:rsidRDefault="00E2199C" w14:paraId="22BB9CD0" w14:textId="0AD383F8">
      <w:pPr>
        <w:spacing w:line="360" w:lineRule="auto"/>
        <w:jc w:val="both"/>
        <w:rPr>
          <w:rFonts w:ascii="Arial" w:hAnsi="Arial" w:cs="Arial"/>
          <w:b/>
          <w:bCs/>
          <w:sz w:val="32"/>
          <w:szCs w:val="32"/>
        </w:rPr>
        <w:pPrChange w:author="Ana Cristina Machado Russo" w:date="2025-12-29T09:43:00Z" w16du:dateUtc="2025-12-29T09:43:00Z" w:id="6">
          <w:pPr>
            <w:spacing w:line="360" w:lineRule="auto"/>
            <w:jc w:val="center"/>
          </w:pPr>
        </w:pPrChange>
      </w:pPr>
      <w:r w:rsidRPr="008B5D1D">
        <w:rPr>
          <w:rFonts w:ascii="Arial" w:hAnsi="Arial" w:cs="Arial"/>
          <w:b/>
          <w:bCs/>
          <w:sz w:val="32"/>
          <w:szCs w:val="32"/>
        </w:rPr>
        <w:t>Detecting and Assessing Pollution Events from Wildfires Using Remote Sensing and Meteorological Data</w:t>
      </w:r>
    </w:p>
    <w:p w:rsidRPr="006708EB" w:rsidR="007437DA" w:rsidP="00242C61" w:rsidRDefault="00F8117F" w14:paraId="57511C62" w14:textId="3BC4925B">
      <w:pPr>
        <w:spacing w:line="360" w:lineRule="auto"/>
        <w:jc w:val="both"/>
        <w:rPr>
          <w:rFonts w:ascii="Arial" w:hAnsi="Arial" w:cs="Arial"/>
          <w:b/>
          <w:bCs/>
          <w:sz w:val="28"/>
          <w:szCs w:val="28"/>
          <w:lang w:val="pt-PT"/>
        </w:rPr>
        <w:pPrChange w:author="Ana Cristina Machado Russo" w:date="2025-12-29T09:43:00Z" w16du:dateUtc="2025-12-29T09:43:00Z" w:id="7">
          <w:pPr>
            <w:spacing w:line="360" w:lineRule="auto"/>
            <w:jc w:val="center"/>
          </w:pPr>
        </w:pPrChange>
      </w:pPr>
      <w:r w:rsidRPr="006708EB">
        <w:rPr>
          <w:rFonts w:ascii="Arial" w:hAnsi="Arial" w:cs="Arial"/>
          <w:b/>
          <w:bCs/>
          <w:sz w:val="28"/>
          <w:szCs w:val="28"/>
          <w:lang w:val="pt-PT"/>
        </w:rPr>
        <w:t>A Data Science Approach</w:t>
      </w:r>
    </w:p>
    <w:p w:rsidRPr="006708EB" w:rsidR="007437DA" w:rsidP="00242C61" w:rsidRDefault="007437DA" w14:paraId="5E3168D6" w14:textId="11ECE04D">
      <w:pPr>
        <w:spacing w:line="360" w:lineRule="auto"/>
        <w:jc w:val="both"/>
        <w:rPr>
          <w:rFonts w:ascii="Arial" w:hAnsi="Arial" w:cs="Arial"/>
          <w:lang w:val="pt-PT"/>
        </w:rPr>
        <w:pPrChange w:author="Ana Cristina Machado Russo" w:date="2025-12-29T09:43:00Z" w16du:dateUtc="2025-12-29T09:43:00Z" w:id="8">
          <w:pPr>
            <w:spacing w:line="360" w:lineRule="auto"/>
          </w:pPr>
        </w:pPrChange>
      </w:pPr>
    </w:p>
    <w:p w:rsidRPr="006708EB" w:rsidR="007437DA" w:rsidP="00242C61" w:rsidRDefault="007437DA" w14:paraId="2B50D3A8" w14:textId="2E215800">
      <w:pPr>
        <w:spacing w:line="360" w:lineRule="auto"/>
        <w:jc w:val="both"/>
        <w:rPr>
          <w:rFonts w:ascii="Arial" w:hAnsi="Arial" w:cs="Arial"/>
          <w:lang w:val="pt-PT"/>
        </w:rPr>
        <w:pPrChange w:author="Ana Cristina Machado Russo" w:date="2025-12-29T09:43:00Z" w16du:dateUtc="2025-12-29T09:43:00Z" w:id="9">
          <w:pPr>
            <w:spacing w:line="360" w:lineRule="auto"/>
          </w:pPr>
        </w:pPrChange>
      </w:pPr>
    </w:p>
    <w:p w:rsidRPr="006708EB" w:rsidR="007437DA" w:rsidP="00242C61" w:rsidRDefault="004C4FC0" w14:paraId="364A8AC4" w14:textId="6451EC78">
      <w:pPr>
        <w:spacing w:line="360" w:lineRule="auto"/>
        <w:jc w:val="both"/>
        <w:rPr>
          <w:rFonts w:ascii="Arial" w:hAnsi="Arial" w:cs="Arial"/>
          <w:b/>
          <w:bCs/>
          <w:sz w:val="28"/>
          <w:szCs w:val="28"/>
          <w:lang w:val="pt-PT"/>
        </w:rPr>
        <w:pPrChange w:author="Ana Cristina Machado Russo" w:date="2025-12-29T09:43:00Z" w16du:dateUtc="2025-12-29T09:43:00Z" w:id="10">
          <w:pPr>
            <w:spacing w:line="360" w:lineRule="auto"/>
            <w:jc w:val="center"/>
          </w:pPr>
        </w:pPrChange>
      </w:pPr>
      <w:r w:rsidRPr="006708EB">
        <w:rPr>
          <w:rFonts w:ascii="Arial" w:hAnsi="Arial" w:cs="Arial"/>
          <w:b/>
          <w:bCs/>
          <w:sz w:val="28"/>
          <w:szCs w:val="28"/>
          <w:lang w:val="pt-PT"/>
        </w:rPr>
        <w:t>Sofia Margarida Matias Rodrigues</w:t>
      </w:r>
    </w:p>
    <w:p w:rsidRPr="006708EB" w:rsidR="007437DA" w:rsidP="00242C61" w:rsidRDefault="007437DA" w14:paraId="5960C7E7" w14:textId="4563C392">
      <w:pPr>
        <w:spacing w:line="360" w:lineRule="auto"/>
        <w:jc w:val="both"/>
        <w:rPr>
          <w:rFonts w:ascii="Arial" w:hAnsi="Arial" w:cs="Arial"/>
          <w:lang w:val="pt-PT"/>
        </w:rPr>
        <w:pPrChange w:author="Ana Cristina Machado Russo" w:date="2025-12-29T09:43:00Z" w16du:dateUtc="2025-12-29T09:43:00Z" w:id="11">
          <w:pPr>
            <w:spacing w:line="360" w:lineRule="auto"/>
          </w:pPr>
        </w:pPrChange>
      </w:pPr>
    </w:p>
    <w:p w:rsidRPr="006708EB" w:rsidR="007437DA" w:rsidP="00242C61" w:rsidRDefault="007437DA" w14:paraId="236616B5" w14:textId="7911071A">
      <w:pPr>
        <w:spacing w:line="360" w:lineRule="auto"/>
        <w:jc w:val="both"/>
        <w:rPr>
          <w:rFonts w:ascii="Arial" w:hAnsi="Arial" w:cs="Arial"/>
          <w:lang w:val="pt-PT"/>
        </w:rPr>
        <w:pPrChange w:author="Ana Cristina Machado Russo" w:date="2025-12-29T09:43:00Z" w16du:dateUtc="2025-12-29T09:43:00Z" w:id="12">
          <w:pPr>
            <w:spacing w:line="360" w:lineRule="auto"/>
          </w:pPr>
        </w:pPrChange>
      </w:pPr>
    </w:p>
    <w:p w:rsidRPr="006708EB" w:rsidR="00496C19" w:rsidP="00242C61" w:rsidRDefault="004C4FC0" w14:paraId="06C53AEB" w14:textId="736E2986">
      <w:pPr>
        <w:spacing w:line="360" w:lineRule="auto"/>
        <w:jc w:val="both"/>
        <w:rPr>
          <w:rFonts w:ascii="Arial" w:hAnsi="Arial" w:cs="Arial"/>
          <w:sz w:val="28"/>
          <w:szCs w:val="28"/>
          <w:lang w:val="pt-PT"/>
        </w:rPr>
        <w:pPrChange w:author="Ana Cristina Machado Russo" w:date="2025-12-29T09:43:00Z" w16du:dateUtc="2025-12-29T09:43:00Z" w:id="13">
          <w:pPr>
            <w:spacing w:line="360" w:lineRule="auto"/>
            <w:jc w:val="center"/>
          </w:pPr>
        </w:pPrChange>
      </w:pPr>
      <w:r w:rsidRPr="006708EB">
        <w:rPr>
          <w:rFonts w:ascii="Arial" w:hAnsi="Arial" w:cs="Arial"/>
          <w:sz w:val="28"/>
          <w:szCs w:val="28"/>
          <w:lang w:val="pt-PT"/>
        </w:rPr>
        <w:t>Dissertação para a obtenção do Grau de Mestre em</w:t>
      </w:r>
    </w:p>
    <w:p w:rsidRPr="006708EB" w:rsidR="007437DA" w:rsidP="00242C61" w:rsidRDefault="004C4FC0" w14:paraId="7692071A" w14:textId="1D6A016C">
      <w:pPr>
        <w:spacing w:line="360" w:lineRule="auto"/>
        <w:jc w:val="both"/>
        <w:rPr>
          <w:rFonts w:ascii="Arial" w:hAnsi="Arial" w:cs="Arial"/>
          <w:b/>
          <w:bCs/>
          <w:sz w:val="28"/>
          <w:szCs w:val="28"/>
          <w:lang w:val="pt-PT"/>
        </w:rPr>
        <w:pPrChange w:author="Ana Cristina Machado Russo" w:date="2025-12-29T09:43:00Z" w16du:dateUtc="2025-12-29T09:43:00Z" w:id="14">
          <w:pPr>
            <w:spacing w:line="360" w:lineRule="auto"/>
            <w:jc w:val="center"/>
          </w:pPr>
        </w:pPrChange>
      </w:pPr>
      <w:r w:rsidRPr="006708EB">
        <w:rPr>
          <w:rFonts w:ascii="Arial" w:hAnsi="Arial" w:cs="Arial"/>
          <w:b/>
          <w:bCs/>
          <w:sz w:val="28"/>
          <w:szCs w:val="28"/>
          <w:lang w:val="pt-PT"/>
        </w:rPr>
        <w:t xml:space="preserve">Ciências dos Dados em </w:t>
      </w:r>
      <w:r w:rsidRPr="006708EB" w:rsidR="00496C19">
        <w:rPr>
          <w:rFonts w:ascii="Arial" w:hAnsi="Arial" w:cs="Arial"/>
          <w:b/>
          <w:bCs/>
          <w:sz w:val="28"/>
          <w:szCs w:val="28"/>
          <w:lang w:val="pt-PT"/>
        </w:rPr>
        <w:t>Agricultura, Alimentação, Floresta e Ambiente</w:t>
      </w:r>
    </w:p>
    <w:p w:rsidRPr="006708EB" w:rsidR="00546145" w:rsidP="00242C61" w:rsidRDefault="00546145" w14:paraId="092B7BB3" w14:textId="77777777">
      <w:pPr>
        <w:spacing w:line="360" w:lineRule="auto"/>
        <w:jc w:val="both"/>
        <w:rPr>
          <w:rFonts w:ascii="Arial" w:hAnsi="Arial" w:cs="Arial"/>
          <w:sz w:val="24"/>
          <w:szCs w:val="24"/>
          <w:lang w:val="pt-PT"/>
        </w:rPr>
        <w:pPrChange w:author="Ana Cristina Machado Russo" w:date="2025-12-29T09:43:00Z" w16du:dateUtc="2025-12-29T09:43:00Z" w:id="15">
          <w:pPr>
            <w:spacing w:line="360" w:lineRule="auto"/>
          </w:pPr>
        </w:pPrChange>
      </w:pPr>
    </w:p>
    <w:p w:rsidRPr="006708EB" w:rsidR="001C642C" w:rsidP="00242C61" w:rsidRDefault="00496C19" w14:paraId="26D31976" w14:textId="13002F83">
      <w:pPr>
        <w:spacing w:line="360" w:lineRule="auto"/>
        <w:jc w:val="both"/>
        <w:rPr>
          <w:rFonts w:ascii="Arial" w:hAnsi="Arial" w:cs="Arial"/>
          <w:sz w:val="24"/>
          <w:szCs w:val="24"/>
          <w:lang w:val="pt-PT"/>
        </w:rPr>
        <w:pPrChange w:author="Ana Cristina Machado Russo" w:date="2025-12-29T09:43:00Z" w16du:dateUtc="2025-12-29T09:43:00Z" w:id="16">
          <w:pPr>
            <w:spacing w:line="360" w:lineRule="auto"/>
          </w:pPr>
        </w:pPrChange>
      </w:pPr>
      <w:r w:rsidRPr="006708EB">
        <w:rPr>
          <w:rFonts w:ascii="Arial" w:hAnsi="Arial" w:cs="Arial"/>
          <w:sz w:val="24"/>
          <w:szCs w:val="24"/>
          <w:lang w:val="pt-PT"/>
        </w:rPr>
        <w:t>Orientador(es):</w:t>
      </w:r>
      <w:r w:rsidRPr="006708EB" w:rsidR="00090018">
        <w:rPr>
          <w:rFonts w:ascii="Arial" w:hAnsi="Arial" w:cs="Arial"/>
          <w:sz w:val="24"/>
          <w:szCs w:val="24"/>
          <w:lang w:val="pt-PT"/>
        </w:rPr>
        <w:tab/>
      </w:r>
      <w:r w:rsidRPr="006708EB" w:rsidR="00E96F44">
        <w:rPr>
          <w:rFonts w:ascii="Arial" w:hAnsi="Arial" w:cs="Arial"/>
          <w:sz w:val="24"/>
          <w:szCs w:val="24"/>
          <w:lang w:val="pt-PT"/>
        </w:rPr>
        <w:t>Ana R</w:t>
      </w:r>
      <w:r w:rsidRPr="006708EB" w:rsidR="001C642C">
        <w:rPr>
          <w:rFonts w:ascii="Arial" w:hAnsi="Arial" w:cs="Arial"/>
          <w:sz w:val="24"/>
          <w:szCs w:val="24"/>
          <w:lang w:val="pt-PT"/>
        </w:rPr>
        <w:t>usso</w:t>
      </w:r>
    </w:p>
    <w:p w:rsidRPr="006708EB" w:rsidR="007437DA" w:rsidP="00242C61" w:rsidRDefault="00A33C10" w14:paraId="177A80A2" w14:textId="06CA5731">
      <w:pPr>
        <w:spacing w:line="360" w:lineRule="auto"/>
        <w:ind w:left="1418" w:firstLine="709"/>
        <w:jc w:val="both"/>
        <w:rPr>
          <w:rFonts w:ascii="Arial" w:hAnsi="Arial" w:cs="Arial"/>
          <w:sz w:val="24"/>
          <w:szCs w:val="24"/>
          <w:lang w:val="pt-PT"/>
        </w:rPr>
        <w:pPrChange w:author="Ana Cristina Machado Russo" w:date="2025-12-29T09:43:00Z" w16du:dateUtc="2025-12-29T09:43:00Z" w:id="17">
          <w:pPr>
            <w:spacing w:line="360" w:lineRule="auto"/>
            <w:ind w:left="1418" w:firstLine="709"/>
          </w:pPr>
        </w:pPrChange>
      </w:pPr>
      <w:r w:rsidRPr="006708EB">
        <w:rPr>
          <w:rFonts w:ascii="Arial" w:hAnsi="Arial" w:cs="Arial"/>
          <w:sz w:val="24"/>
          <w:szCs w:val="24"/>
          <w:lang w:val="pt-PT"/>
        </w:rPr>
        <w:t>Célia Gouveia</w:t>
      </w:r>
    </w:p>
    <w:p w:rsidRPr="006708EB" w:rsidR="00C0011C" w:rsidP="00242C61" w:rsidRDefault="00C0011C" w14:paraId="5B2D21C9" w14:textId="77777777">
      <w:pPr>
        <w:spacing w:line="360" w:lineRule="auto"/>
        <w:jc w:val="both"/>
        <w:rPr>
          <w:rFonts w:ascii="Arial" w:hAnsi="Arial" w:cs="Arial"/>
          <w:lang w:val="pt-PT"/>
        </w:rPr>
        <w:pPrChange w:author="Ana Cristina Machado Russo" w:date="2025-12-29T09:43:00Z" w16du:dateUtc="2025-12-29T09:43:00Z" w:id="18">
          <w:pPr>
            <w:spacing w:line="360" w:lineRule="auto"/>
          </w:pPr>
        </w:pPrChange>
      </w:pPr>
    </w:p>
    <w:p w:rsidRPr="006708EB" w:rsidR="00344046" w:rsidP="00242C61" w:rsidRDefault="00344046" w14:paraId="2016F977" w14:textId="77777777">
      <w:pPr>
        <w:spacing w:line="360" w:lineRule="auto"/>
        <w:jc w:val="both"/>
        <w:rPr>
          <w:rFonts w:ascii="Arial" w:hAnsi="Arial" w:cs="Arial"/>
          <w:lang w:val="pt-PT"/>
        </w:rPr>
        <w:pPrChange w:author="Ana Cristina Machado Russo" w:date="2025-12-29T09:43:00Z" w16du:dateUtc="2025-12-29T09:43:00Z" w:id="19">
          <w:pPr>
            <w:spacing w:line="360" w:lineRule="auto"/>
          </w:pPr>
        </w:pPrChange>
      </w:pPr>
    </w:p>
    <w:p w:rsidRPr="006708EB" w:rsidR="00344046" w:rsidP="00242C61" w:rsidRDefault="00344046" w14:paraId="6C7EB83A" w14:textId="77777777">
      <w:pPr>
        <w:spacing w:line="360" w:lineRule="auto"/>
        <w:jc w:val="both"/>
        <w:rPr>
          <w:rFonts w:ascii="Arial" w:hAnsi="Arial" w:cs="Arial"/>
          <w:lang w:val="pt-PT"/>
        </w:rPr>
        <w:pPrChange w:author="Ana Cristina Machado Russo" w:date="2025-12-29T09:43:00Z" w16du:dateUtc="2025-12-29T09:43:00Z" w:id="20">
          <w:pPr>
            <w:spacing w:line="360" w:lineRule="auto"/>
          </w:pPr>
        </w:pPrChange>
      </w:pPr>
    </w:p>
    <w:p w:rsidRPr="006708EB" w:rsidR="00344046" w:rsidP="00242C61" w:rsidRDefault="00344046" w14:paraId="2AC3EBBC" w14:textId="77777777">
      <w:pPr>
        <w:spacing w:line="360" w:lineRule="auto"/>
        <w:jc w:val="both"/>
        <w:rPr>
          <w:rFonts w:ascii="Arial" w:hAnsi="Arial" w:cs="Arial"/>
          <w:lang w:val="pt-PT"/>
        </w:rPr>
        <w:pPrChange w:author="Ana Cristina Machado Russo" w:date="2025-12-29T09:43:00Z" w16du:dateUtc="2025-12-29T09:43:00Z" w:id="21">
          <w:pPr>
            <w:spacing w:line="360" w:lineRule="auto"/>
          </w:pPr>
        </w:pPrChange>
      </w:pPr>
    </w:p>
    <w:p w:rsidRPr="006708EB" w:rsidR="007437DA" w:rsidP="00242C61" w:rsidRDefault="00D83825" w14:paraId="17B8EDDD" w14:textId="412319C8">
      <w:pPr>
        <w:spacing w:line="360" w:lineRule="auto"/>
        <w:jc w:val="both"/>
        <w:rPr>
          <w:rFonts w:ascii="Arial" w:hAnsi="Arial" w:cs="Arial"/>
          <w:b/>
          <w:bCs/>
          <w:sz w:val="24"/>
          <w:szCs w:val="24"/>
          <w:lang w:val="pt-PT"/>
        </w:rPr>
        <w:pPrChange w:author="Ana Cristina Machado Russo" w:date="2025-12-29T09:43:00Z" w16du:dateUtc="2025-12-29T09:43:00Z" w:id="22">
          <w:pPr>
            <w:spacing w:line="360" w:lineRule="auto"/>
            <w:jc w:val="center"/>
          </w:pPr>
        </w:pPrChange>
      </w:pPr>
      <w:r w:rsidRPr="008B5D1D">
        <w:rPr>
          <w:rFonts w:ascii="Arial" w:hAnsi="Arial" w:cs="Arial"/>
          <w:b/>
          <w:bCs/>
          <w:noProof/>
          <w:sz w:val="24"/>
          <w:szCs w:val="24"/>
        </w:rPr>
        <w:drawing>
          <wp:anchor distT="0" distB="0" distL="114300" distR="114300" simplePos="0" relativeHeight="251654145" behindDoc="1" locked="0" layoutInCell="1" allowOverlap="1" wp14:anchorId="1C7F4A45" wp14:editId="5D6042F5">
            <wp:simplePos x="0" y="0"/>
            <wp:positionH relativeFrom="column">
              <wp:posOffset>3633470</wp:posOffset>
            </wp:positionH>
            <wp:positionV relativeFrom="paragraph">
              <wp:posOffset>59690</wp:posOffset>
            </wp:positionV>
            <wp:extent cx="2133600" cy="899160"/>
            <wp:effectExtent l="0" t="0" r="0" b="0"/>
            <wp:wrapNone/>
            <wp:docPr id="1520095449"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95449" name="Picture 2" descr="A white background with black text&#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024" r="6333"/>
                    <a:stretch/>
                  </pic:blipFill>
                  <pic:spPr bwMode="auto">
                    <a:xfrm>
                      <a:off x="0" y="0"/>
                      <a:ext cx="213360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708EB" w:rsidR="00010DFA">
        <w:rPr>
          <w:rFonts w:ascii="Arial" w:hAnsi="Arial" w:cs="Arial"/>
          <w:b/>
          <w:bCs/>
          <w:sz w:val="24"/>
          <w:szCs w:val="24"/>
          <w:lang w:val="pt-PT"/>
        </w:rPr>
        <w:t>(Versão provisória)</w:t>
      </w:r>
    </w:p>
    <w:p w:rsidRPr="006708EB" w:rsidR="0018149F" w:rsidP="00242C61" w:rsidRDefault="0018149F" w14:paraId="3B26DE11" w14:textId="3AB516D0">
      <w:pPr>
        <w:spacing w:line="360" w:lineRule="auto"/>
        <w:jc w:val="both"/>
        <w:rPr>
          <w:rFonts w:ascii="Arial" w:hAnsi="Arial" w:cs="Arial"/>
          <w:sz w:val="28"/>
          <w:szCs w:val="28"/>
          <w:lang w:val="pt-PT"/>
        </w:rPr>
        <w:pPrChange w:author="Ana Cristina Machado Russo" w:date="2025-12-29T09:43:00Z" w16du:dateUtc="2025-12-29T09:43:00Z" w:id="23">
          <w:pPr>
            <w:spacing w:line="360" w:lineRule="auto"/>
          </w:pPr>
        </w:pPrChange>
      </w:pPr>
      <w:r w:rsidRPr="006708EB">
        <w:rPr>
          <w:rFonts w:ascii="Arial" w:hAnsi="Arial" w:cs="Arial"/>
          <w:sz w:val="28"/>
          <w:szCs w:val="28"/>
          <w:lang w:val="pt-PT"/>
        </w:rPr>
        <w:t>Acknowledgments</w:t>
      </w:r>
    </w:p>
    <w:p w:rsidRPr="006708EB" w:rsidR="002573CE" w:rsidP="00242C61" w:rsidRDefault="002573CE" w14:paraId="3A023C47" w14:textId="77777777">
      <w:pPr>
        <w:spacing w:line="360" w:lineRule="auto"/>
        <w:jc w:val="both"/>
        <w:rPr>
          <w:rFonts w:ascii="Arial" w:hAnsi="Arial" w:cs="Arial"/>
          <w:lang w:val="pt-PT"/>
        </w:rPr>
        <w:pPrChange w:author="Ana Cristina Machado Russo" w:date="2025-12-29T09:43:00Z" w16du:dateUtc="2025-12-29T09:43:00Z" w:id="24">
          <w:pPr>
            <w:spacing w:line="360" w:lineRule="auto"/>
          </w:pPr>
        </w:pPrChange>
      </w:pPr>
    </w:p>
    <w:p w:rsidRPr="006708EB" w:rsidR="00010DFA" w:rsidP="00242C61" w:rsidRDefault="00010DFA" w14:paraId="0518911A" w14:textId="73EF2F9B">
      <w:pPr>
        <w:spacing w:line="360" w:lineRule="auto"/>
        <w:jc w:val="both"/>
        <w:rPr>
          <w:rFonts w:ascii="Arial" w:hAnsi="Arial" w:cs="Arial"/>
          <w:lang w:val="pt-PT"/>
        </w:rPr>
        <w:pPrChange w:author="Ana Cristina Machado Russo" w:date="2025-12-29T09:43:00Z" w16du:dateUtc="2025-12-29T09:43:00Z" w:id="25">
          <w:pPr>
            <w:spacing w:line="360" w:lineRule="auto"/>
          </w:pPr>
        </w:pPrChange>
      </w:pPr>
      <w:r w:rsidRPr="006708EB">
        <w:rPr>
          <w:rFonts w:ascii="Arial" w:hAnsi="Arial" w:cs="Arial"/>
          <w:lang w:val="pt-PT"/>
        </w:rPr>
        <w:br w:type="page"/>
      </w:r>
    </w:p>
    <w:p w:rsidRPr="00D5083C" w:rsidR="00444288" w:rsidP="00242C61" w:rsidRDefault="00F67BCC" w14:paraId="5E166924" w14:textId="707FA11B">
      <w:pPr>
        <w:spacing w:line="360" w:lineRule="auto"/>
        <w:jc w:val="both"/>
        <w:rPr>
          <w:rFonts w:ascii="Arial" w:hAnsi="Arial" w:cs="Arial"/>
          <w:sz w:val="28"/>
          <w:szCs w:val="28"/>
          <w:lang w:val="pt-PT"/>
        </w:rPr>
        <w:pPrChange w:author="Ana Cristina Machado Russo" w:date="2025-12-29T09:43:00Z" w16du:dateUtc="2025-12-29T09:43:00Z" w:id="26">
          <w:pPr>
            <w:spacing w:line="360" w:lineRule="auto"/>
          </w:pPr>
        </w:pPrChange>
      </w:pPr>
      <w:commentRangeStart w:id="27"/>
      <w:commentRangeStart w:id="28"/>
      <w:r w:rsidRPr="00D5083C">
        <w:rPr>
          <w:rFonts w:ascii="Arial" w:hAnsi="Arial" w:cs="Arial"/>
          <w:sz w:val="28"/>
          <w:szCs w:val="28"/>
          <w:lang w:val="pt-PT"/>
        </w:rPr>
        <w:t>Abstrato</w:t>
      </w:r>
      <w:commentRangeEnd w:id="27"/>
      <w:r w:rsidRPr="00D5083C" w:rsidR="00242C61">
        <w:rPr>
          <w:rStyle w:val="CommentReference"/>
          <w:rFonts w:ascii="Arial" w:hAnsi="Arial" w:cs="Arial"/>
          <w:sz w:val="28"/>
          <w:szCs w:val="28"/>
          <w:lang w:val="pt-PT"/>
        </w:rPr>
        <w:commentReference w:id="27"/>
      </w:r>
      <w:commentRangeEnd w:id="28"/>
      <w:r w:rsidRPr="00D5083C" w:rsidR="00242C61">
        <w:rPr>
          <w:rStyle w:val="CommentReference"/>
          <w:rFonts w:ascii="Arial" w:hAnsi="Arial" w:cs="Arial"/>
          <w:sz w:val="28"/>
          <w:szCs w:val="28"/>
          <w:lang w:val="pt-PT"/>
        </w:rPr>
        <w:commentReference w:id="28"/>
      </w:r>
    </w:p>
    <w:p w:rsidRPr="00D5083C" w:rsidR="002B2BB2" w:rsidP="00242C61" w:rsidRDefault="00FB66C7" w14:paraId="33326F95" w14:textId="3E9772DB">
      <w:pPr>
        <w:spacing w:line="360" w:lineRule="auto"/>
        <w:jc w:val="both"/>
        <w:rPr>
          <w:rFonts w:ascii="Arial" w:hAnsi="Arial" w:cs="Arial"/>
          <w:lang w:val="pt-PT"/>
        </w:rPr>
        <w:pPrChange w:author="Ana Cristina Machado Russo" w:date="2025-12-29T09:43:00Z" w16du:dateUtc="2025-12-29T09:43:00Z" w:id="29">
          <w:pPr>
            <w:spacing w:line="360" w:lineRule="auto"/>
          </w:pPr>
        </w:pPrChange>
      </w:pPr>
      <w:r w:rsidRPr="00D5083C">
        <w:rPr>
          <w:rFonts w:ascii="Arial" w:hAnsi="Arial" w:cs="Arial"/>
          <w:lang w:val="pt-PT"/>
        </w:rPr>
        <w:t>Os incêndios florestais contribuem significativamente para a poluição do ar ao libertarem matéria particulada (PM) e gases tóxicos na atmosfera, com as alterações climáticas a preverem um aumento na atividade dos incêndios florestais e na propagação do fumo, agravando os riscos para a saúde. O trabalho a ser desenvolvido será apoiado por um quadro orientado por dados para monitorizar e avaliar a poluição do ar causada por incêndios florestais, uma questão urgente de saúde e ambiental que afeta a população global. O trabalho irá analisar os resultados dos modelos atmosféricos atuais, juntamente com indicadores de deteção remota, como o Fire Radiative Power (FRP) e o Fire Radiative Energy (FRE), combinados com dados meteorológicos e aprendizagem automática, para melhorar a deteção de eventos de poluição. O objetivo é analisar os impactos transfronteiriços das emissões de incêndios florestais, avaliar tecnologias de deteção remota (e.g., MODIS, SEVIRI, Sentinel) no monitoramento de incêndios florestais e examinar métodos de ciência de dados para monitorização ambiental. Na secção de dados e metodologia, será descrita a integração de dados meteorológicos e de deteção remota, com modelos de aprendizagem automática, como Random Forest, XGBoost e Redes Neuronais, usados para classificar eventos de poluição e mapear padrões espaço-temporais do fumo. A validação do modelo será realizada através da comparação dos resultados com eventos históricos extremos de incêndios florestais para verificar a sua precisão. O modelo será, então, avaliado pelo seu desempenho preditivo e fornecerá algumas perceções sobre os padrões de dispersão do fumo dos incêndios florestais, identificando fatores-chave que contribuem para os eventos de poluição. Para concluir o trabalho, serão apresentados os destaques do estudo, demonstrando como os dados de deteção remota e meteorológicos podem melhorar o monitoramento da qualidade do ar e apoiar o planeamento de políticas públicas. Serão propostos trabalhos futuros para melhorar as capacidades de monitoramento em tempo real, integrar fontes de dados adicionais e aplicar as descobertas em quadros ambientais e de saúde mais amplos. Esta pesquisa tem o potencial de informar intervenções estratégicas, reforçando ainda mais as ferramentas de tomada de decisão para gerir a poluição provocada por incêndios florestais.</w:t>
      </w:r>
    </w:p>
    <w:p w:rsidRPr="00D5083C" w:rsidR="002B2BB2" w:rsidP="00242C61" w:rsidRDefault="006E1BCF" w14:paraId="6EC080F0" w14:textId="526C7E3E">
      <w:pPr>
        <w:spacing w:line="360" w:lineRule="auto"/>
        <w:jc w:val="both"/>
        <w:rPr>
          <w:rFonts w:ascii="Arial" w:hAnsi="Arial" w:cs="Arial"/>
          <w:lang w:val="pt-PT"/>
        </w:rPr>
        <w:pPrChange w:author="Ana Cristina Machado Russo" w:date="2025-12-29T09:43:00Z" w16du:dateUtc="2025-12-29T09:43:00Z" w:id="30">
          <w:pPr>
            <w:spacing w:line="360" w:lineRule="auto"/>
          </w:pPr>
        </w:pPrChange>
      </w:pPr>
      <w:r w:rsidRPr="00D5083C">
        <w:rPr>
          <w:rFonts w:ascii="Arial" w:hAnsi="Arial" w:cs="Arial"/>
          <w:lang w:val="pt-PT"/>
        </w:rPr>
        <w:t xml:space="preserve">Palavras-Chave: </w:t>
      </w:r>
      <w:r w:rsidRPr="00D5083C" w:rsidR="002B2BB2">
        <w:rPr>
          <w:rFonts w:ascii="Arial" w:hAnsi="Arial" w:cs="Arial"/>
          <w:lang w:val="pt-PT"/>
        </w:rPr>
        <w:t xml:space="preserve">Fogos, </w:t>
      </w:r>
      <w:r w:rsidRPr="00D5083C" w:rsidR="008439BD">
        <w:rPr>
          <w:rFonts w:ascii="Arial" w:hAnsi="Arial" w:cs="Arial"/>
          <w:lang w:val="pt-PT"/>
        </w:rPr>
        <w:t>Poluição</w:t>
      </w:r>
      <w:r w:rsidRPr="00D5083C" w:rsidR="00BC660C">
        <w:rPr>
          <w:rFonts w:ascii="Arial" w:hAnsi="Arial" w:cs="Arial"/>
          <w:lang w:val="pt-PT"/>
        </w:rPr>
        <w:t xml:space="preserve"> do Ar</w:t>
      </w:r>
      <w:r w:rsidRPr="00D5083C" w:rsidR="008439BD">
        <w:rPr>
          <w:rFonts w:ascii="Arial" w:hAnsi="Arial" w:cs="Arial"/>
          <w:lang w:val="pt-PT"/>
        </w:rPr>
        <w:t>,</w:t>
      </w:r>
      <w:r w:rsidRPr="00D5083C" w:rsidR="00264C17">
        <w:rPr>
          <w:rFonts w:ascii="Arial" w:hAnsi="Arial" w:cs="Arial"/>
          <w:lang w:val="pt-PT"/>
        </w:rPr>
        <w:t xml:space="preserve"> Dados Meteorológicos,</w:t>
      </w:r>
      <w:r w:rsidRPr="00D5083C" w:rsidR="008439BD">
        <w:rPr>
          <w:rFonts w:ascii="Arial" w:hAnsi="Arial" w:cs="Arial"/>
          <w:lang w:val="pt-PT"/>
        </w:rPr>
        <w:t xml:space="preserve"> </w:t>
      </w:r>
      <w:r w:rsidRPr="00D5083C" w:rsidR="00C74DF3">
        <w:rPr>
          <w:rFonts w:ascii="Arial" w:hAnsi="Arial" w:cs="Arial"/>
          <w:lang w:val="pt-PT"/>
        </w:rPr>
        <w:t xml:space="preserve">Deteção Remota, </w:t>
      </w:r>
      <w:r w:rsidRPr="00D5083C" w:rsidR="00CA7111">
        <w:rPr>
          <w:rFonts w:ascii="Arial" w:hAnsi="Arial" w:cs="Arial"/>
          <w:lang w:val="pt-PT"/>
        </w:rPr>
        <w:t>Aprendizagem Autom</w:t>
      </w:r>
      <w:r w:rsidRPr="00D5083C" w:rsidR="008F1A5C">
        <w:rPr>
          <w:rFonts w:ascii="Arial" w:hAnsi="Arial" w:cs="Arial"/>
          <w:lang w:val="pt-PT"/>
        </w:rPr>
        <w:t>ática</w:t>
      </w:r>
    </w:p>
    <w:p w:rsidRPr="00D5083C" w:rsidR="008A4AC9" w:rsidP="00242C61" w:rsidRDefault="008A4AC9" w14:paraId="6D4488A0" w14:textId="77777777">
      <w:pPr>
        <w:spacing w:line="360" w:lineRule="auto"/>
        <w:jc w:val="both"/>
        <w:rPr>
          <w:rFonts w:ascii="Arial" w:hAnsi="Arial" w:cs="Arial"/>
          <w:lang w:val="pt-PT"/>
        </w:rPr>
        <w:pPrChange w:author="Ana Cristina Machado Russo" w:date="2025-12-29T09:43:00Z" w16du:dateUtc="2025-12-29T09:43:00Z" w:id="31">
          <w:pPr>
            <w:spacing w:line="360" w:lineRule="auto"/>
          </w:pPr>
        </w:pPrChange>
      </w:pPr>
    </w:p>
    <w:p w:rsidRPr="006708EB" w:rsidR="008A4AC9" w:rsidP="00242C61" w:rsidRDefault="008A4AC9" w14:paraId="4BF86F02" w14:textId="75DAB76F">
      <w:pPr>
        <w:spacing w:line="360" w:lineRule="auto"/>
        <w:jc w:val="both"/>
        <w:rPr>
          <w:rFonts w:ascii="Arial" w:hAnsi="Arial" w:cs="Arial"/>
          <w:sz w:val="44"/>
          <w:szCs w:val="44"/>
        </w:rPr>
        <w:pPrChange w:author="Ana Cristina Machado Russo" w:date="2025-12-29T09:43:00Z" w16du:dateUtc="2025-12-29T09:43:00Z" w:id="32">
          <w:pPr>
            <w:spacing w:line="360" w:lineRule="auto"/>
          </w:pPr>
        </w:pPrChange>
      </w:pPr>
      <w:r w:rsidRPr="006708EB">
        <w:rPr>
          <w:rFonts w:ascii="Arial" w:hAnsi="Arial" w:cs="Arial"/>
          <w:sz w:val="44"/>
          <w:szCs w:val="44"/>
        </w:rPr>
        <w:t>RESUMO PT 1200-1500 PALAVRAS</w:t>
      </w:r>
    </w:p>
    <w:p w:rsidRPr="008B5D1D" w:rsidR="00332ECE" w:rsidP="00242C61" w:rsidRDefault="00332ECE" w14:paraId="74FEA920" w14:textId="370E09F1">
      <w:pPr>
        <w:spacing w:line="360" w:lineRule="auto"/>
        <w:jc w:val="both"/>
        <w:rPr>
          <w:rFonts w:ascii="Arial" w:hAnsi="Arial" w:cs="Arial"/>
        </w:rPr>
        <w:pPrChange w:author="Ana Cristina Machado Russo" w:date="2025-12-29T09:43:00Z" w16du:dateUtc="2025-12-29T09:43:00Z" w:id="33">
          <w:pPr>
            <w:spacing w:line="360" w:lineRule="auto"/>
          </w:pPr>
        </w:pPrChange>
      </w:pPr>
      <w:r w:rsidRPr="008B5D1D">
        <w:rPr>
          <w:rFonts w:ascii="Arial" w:hAnsi="Arial" w:cs="Arial"/>
        </w:rPr>
        <w:t>How to build a good abstract:</w:t>
      </w:r>
    </w:p>
    <w:p w:rsidRPr="008B5D1D" w:rsidR="00332ECE" w:rsidP="00242C61" w:rsidRDefault="000428A7" w14:paraId="0D98A13F" w14:textId="12E72913">
      <w:pPr>
        <w:spacing w:line="360" w:lineRule="auto"/>
        <w:jc w:val="both"/>
        <w:rPr>
          <w:rFonts w:ascii="Arial" w:hAnsi="Arial" w:cs="Arial"/>
        </w:rPr>
        <w:pPrChange w:author="Ana Cristina Machado Russo" w:date="2025-12-29T09:43:00Z" w16du:dateUtc="2025-12-29T09:43:00Z" w:id="34">
          <w:pPr>
            <w:spacing w:line="360" w:lineRule="auto"/>
          </w:pPr>
        </w:pPrChange>
      </w:pPr>
      <w:r w:rsidRPr="008B5D1D">
        <w:rPr>
          <w:rFonts w:ascii="Arial" w:hAnsi="Arial" w:cs="Arial"/>
        </w:rPr>
        <w:t>Importance of the study</w:t>
      </w:r>
    </w:p>
    <w:p w:rsidRPr="008B5D1D" w:rsidR="000428A7" w:rsidP="00242C61" w:rsidRDefault="000428A7" w14:paraId="566D067D" w14:textId="1B4E3C02">
      <w:pPr>
        <w:spacing w:line="360" w:lineRule="auto"/>
        <w:jc w:val="both"/>
        <w:rPr>
          <w:rFonts w:ascii="Arial" w:hAnsi="Arial" w:cs="Arial"/>
        </w:rPr>
        <w:pPrChange w:author="Ana Cristina Machado Russo" w:date="2025-12-29T09:43:00Z" w16du:dateUtc="2025-12-29T09:43:00Z" w:id="35">
          <w:pPr>
            <w:spacing w:line="360" w:lineRule="auto"/>
          </w:pPr>
        </w:pPrChange>
      </w:pPr>
      <w:r w:rsidRPr="008B5D1D">
        <w:rPr>
          <w:rFonts w:ascii="Arial" w:hAnsi="Arial" w:cs="Arial"/>
        </w:rPr>
        <w:t>Gap in the existing literature</w:t>
      </w:r>
    </w:p>
    <w:p w:rsidRPr="008B5D1D" w:rsidR="000428A7" w:rsidP="00242C61" w:rsidRDefault="000428A7" w14:paraId="54FF479F" w14:textId="77DD1AC3">
      <w:pPr>
        <w:spacing w:line="360" w:lineRule="auto"/>
        <w:jc w:val="both"/>
        <w:rPr>
          <w:rFonts w:ascii="Arial" w:hAnsi="Arial" w:cs="Arial"/>
        </w:rPr>
        <w:pPrChange w:author="Ana Cristina Machado Russo" w:date="2025-12-29T09:43:00Z" w16du:dateUtc="2025-12-29T09:43:00Z" w:id="36">
          <w:pPr>
            <w:spacing w:line="360" w:lineRule="auto"/>
          </w:pPr>
        </w:pPrChange>
      </w:pPr>
      <w:r w:rsidRPr="008B5D1D">
        <w:rPr>
          <w:rFonts w:ascii="Arial" w:hAnsi="Arial" w:cs="Arial"/>
        </w:rPr>
        <w:t>Objective of the study</w:t>
      </w:r>
    </w:p>
    <w:p w:rsidRPr="008B5D1D" w:rsidR="000428A7" w:rsidP="00242C61" w:rsidRDefault="00357A93" w14:paraId="7B5645F2" w14:textId="67A24E9F">
      <w:pPr>
        <w:spacing w:line="360" w:lineRule="auto"/>
        <w:jc w:val="both"/>
        <w:rPr>
          <w:rFonts w:ascii="Arial" w:hAnsi="Arial" w:cs="Arial"/>
        </w:rPr>
        <w:pPrChange w:author="Ana Cristina Machado Russo" w:date="2025-12-29T09:43:00Z" w16du:dateUtc="2025-12-29T09:43:00Z" w:id="37">
          <w:pPr>
            <w:spacing w:line="360" w:lineRule="auto"/>
          </w:pPr>
        </w:pPrChange>
      </w:pPr>
      <w:r w:rsidRPr="008B5D1D">
        <w:rPr>
          <w:rFonts w:ascii="Arial" w:hAnsi="Arial" w:cs="Arial"/>
        </w:rPr>
        <w:t>Method used to conduct the study</w:t>
      </w:r>
    </w:p>
    <w:p w:rsidRPr="008B5D1D" w:rsidR="00357A93" w:rsidP="00242C61" w:rsidRDefault="00357A93" w14:paraId="4FDBDD94" w14:textId="7E848B13">
      <w:pPr>
        <w:spacing w:line="360" w:lineRule="auto"/>
        <w:jc w:val="both"/>
        <w:rPr>
          <w:rFonts w:ascii="Arial" w:hAnsi="Arial" w:cs="Arial"/>
        </w:rPr>
        <w:pPrChange w:author="Ana Cristina Machado Russo" w:date="2025-12-29T09:43:00Z" w16du:dateUtc="2025-12-29T09:43:00Z" w:id="38">
          <w:pPr>
            <w:spacing w:line="360" w:lineRule="auto"/>
          </w:pPr>
        </w:pPrChange>
      </w:pPr>
      <w:r w:rsidRPr="008B5D1D">
        <w:rPr>
          <w:rFonts w:ascii="Arial" w:hAnsi="Arial" w:cs="Arial"/>
        </w:rPr>
        <w:t>Key findings of the study</w:t>
      </w:r>
    </w:p>
    <w:p w:rsidRPr="008B5D1D" w:rsidR="00357A93" w:rsidP="00242C61" w:rsidRDefault="00357A93" w14:paraId="31A45F84" w14:textId="2357C00E">
      <w:pPr>
        <w:spacing w:line="360" w:lineRule="auto"/>
        <w:jc w:val="both"/>
        <w:rPr>
          <w:rFonts w:ascii="Arial" w:hAnsi="Arial" w:cs="Arial"/>
        </w:rPr>
        <w:pPrChange w:author="Ana Cristina Machado Russo" w:date="2025-12-29T09:43:00Z" w16du:dateUtc="2025-12-29T09:43:00Z" w:id="39">
          <w:pPr>
            <w:spacing w:line="360" w:lineRule="auto"/>
          </w:pPr>
        </w:pPrChange>
      </w:pPr>
      <w:r w:rsidRPr="008B5D1D">
        <w:rPr>
          <w:rFonts w:ascii="Arial" w:hAnsi="Arial" w:cs="Arial"/>
        </w:rPr>
        <w:t>Implications of the study</w:t>
      </w:r>
    </w:p>
    <w:p w:rsidRPr="008B5D1D" w:rsidR="00010DFA" w:rsidP="00242C61" w:rsidRDefault="00010DFA" w14:paraId="7D3EB419" w14:textId="6366ACC3">
      <w:pPr>
        <w:spacing w:line="360" w:lineRule="auto"/>
        <w:jc w:val="both"/>
        <w:rPr>
          <w:rFonts w:ascii="Arial" w:hAnsi="Arial" w:cs="Arial"/>
        </w:rPr>
        <w:pPrChange w:author="Ana Cristina Machado Russo" w:date="2025-12-29T09:43:00Z" w16du:dateUtc="2025-12-29T09:43:00Z" w:id="40">
          <w:pPr>
            <w:spacing w:line="360" w:lineRule="auto"/>
          </w:pPr>
        </w:pPrChange>
      </w:pPr>
      <w:r w:rsidRPr="008B5D1D">
        <w:rPr>
          <w:rFonts w:ascii="Arial" w:hAnsi="Arial" w:cs="Arial"/>
        </w:rPr>
        <w:br w:type="page"/>
      </w:r>
    </w:p>
    <w:p w:rsidRPr="008B5D1D" w:rsidR="00F26190" w:rsidP="00242C61" w:rsidRDefault="00444288" w14:paraId="06DAE279" w14:textId="77BC0005">
      <w:pPr>
        <w:spacing w:line="360" w:lineRule="auto"/>
        <w:jc w:val="both"/>
        <w:rPr>
          <w:rFonts w:ascii="Arial" w:hAnsi="Arial" w:cs="Arial"/>
          <w:sz w:val="28"/>
          <w:szCs w:val="28"/>
        </w:rPr>
        <w:pPrChange w:author="Ana Cristina Machado Russo" w:date="2025-12-29T09:43:00Z" w16du:dateUtc="2025-12-29T09:43:00Z" w:id="41">
          <w:pPr>
            <w:spacing w:line="360" w:lineRule="auto"/>
          </w:pPr>
        </w:pPrChange>
      </w:pPr>
      <w:r w:rsidRPr="008B5D1D">
        <w:rPr>
          <w:rFonts w:ascii="Arial" w:hAnsi="Arial" w:cs="Arial"/>
          <w:sz w:val="28"/>
          <w:szCs w:val="28"/>
        </w:rPr>
        <w:t>Abstract</w:t>
      </w:r>
    </w:p>
    <w:p w:rsidR="00242C61" w:rsidP="00242C61" w:rsidRDefault="00242C61" w14:paraId="27AAE5E1" w14:textId="77777777">
      <w:pPr>
        <w:spacing w:line="360" w:lineRule="auto"/>
        <w:jc w:val="both"/>
        <w:rPr>
          <w:ins w:author="Ana Cristina Machado Russo" w:date="2025-12-29T09:48:00Z" w16du:dateUtc="2025-12-29T09:48:00Z" w:id="42"/>
          <w:rFonts w:ascii="Arial" w:hAnsi="Arial" w:cs="Arial"/>
        </w:rPr>
      </w:pPr>
      <w:commentRangeStart w:id="43"/>
      <w:commentRangeStart w:id="44"/>
      <w:ins w:author="Ana Cristina Machado Russo" w:date="2025-12-29T09:48:00Z" w:id="45">
        <w:r w:rsidRPr="00242C61">
          <w:rPr>
            <w:rFonts w:ascii="Arial" w:hAnsi="Arial" w:cs="Arial"/>
          </w:rPr>
          <w:t>Fires have major environmental and societal impacts, affecting air quality, public health, ecosystems, and global carbon dynamics. Smoke from wildfires exposes populations to hazardous pollutants, while large burned areas degrade biodiversity, disrupt ecological balance, and reduce the capacity of landscapes to store carbon. Despite these risks, fire has ecological importance in some natural systems, helping to reduce underbrush and enabling regeneration processes in fire-adapted species. However, climate change and human pressures are driving a growing escalation of fire activity. This has intensified wildfire frequency, severity, and duration, producing longer fire seasons and increasingly extreme, high-intensity events. As a result, wildfires are becoming more frequent, more destructive, and more persistent under rapidly changing climatic conditions.</w:t>
        </w:r>
      </w:ins>
      <w:commentRangeEnd w:id="43"/>
      <w:r>
        <w:rPr>
          <w:rStyle w:val="CommentReference"/>
          <w:rFonts w:ascii="Arial" w:hAnsi="Arial" w:cs="Arial"/>
          <w:sz w:val="22"/>
          <w:szCs w:val="22"/>
        </w:rPr>
        <w:commentReference w:id="43"/>
      </w:r>
      <w:commentRangeEnd w:id="44"/>
      <w:r>
        <w:rPr>
          <w:rStyle w:val="CommentReference"/>
          <w:rFonts w:ascii="Arial" w:hAnsi="Arial" w:cs="Arial"/>
          <w:sz w:val="22"/>
          <w:szCs w:val="22"/>
        </w:rPr>
        <w:commentReference w:id="44"/>
      </w:r>
    </w:p>
    <w:p w:rsidRPr="008B5D1D" w:rsidR="00164F7B" w:rsidP="00242C61" w:rsidRDefault="00692416" w14:paraId="5F0C327B" w14:textId="39B55A78">
      <w:pPr>
        <w:spacing w:line="360" w:lineRule="auto"/>
        <w:jc w:val="both"/>
        <w:rPr>
          <w:rFonts w:ascii="Arial" w:hAnsi="Arial" w:cs="Arial"/>
        </w:rPr>
        <w:pPrChange w:author="Ana Cristina Machado Russo" w:date="2025-12-29T09:43:00Z" w16du:dateUtc="2025-12-29T09:43:00Z" w:id="46">
          <w:pPr>
            <w:spacing w:line="360" w:lineRule="auto"/>
          </w:pPr>
        </w:pPrChange>
      </w:pPr>
      <w:del w:author="Ana Cristina Machado Russo" w:date="2025-12-29T09:48:00Z" w16du:dateUtc="2025-12-29T09:48:00Z" w:id="47">
        <w:r w:rsidRPr="008B5D1D" w:rsidDel="00242C61">
          <w:rPr>
            <w:rFonts w:ascii="Arial" w:hAnsi="Arial" w:cs="Arial"/>
          </w:rPr>
          <w:delText>Wildfires contribute signific</w:delText>
        </w:r>
        <w:r w:rsidRPr="008B5D1D" w:rsidDel="00242C61" w:rsidR="005B2445">
          <w:rPr>
            <w:rFonts w:ascii="Arial" w:hAnsi="Arial" w:cs="Arial"/>
          </w:rPr>
          <w:delText>antly to air pollution by releasing PM and toxic gases into the atmosphere, with climate change projected to increase wildfire activity and the spread</w:delText>
        </w:r>
        <w:r w:rsidRPr="008B5D1D" w:rsidDel="00242C61" w:rsidR="006B6105">
          <w:rPr>
            <w:rFonts w:ascii="Arial" w:hAnsi="Arial" w:cs="Arial"/>
          </w:rPr>
          <w:delText xml:space="preserve"> of smoke, heightening health </w:delText>
        </w:r>
        <w:r w:rsidRPr="008B5D1D" w:rsidDel="00242C61" w:rsidR="00DE2CA8">
          <w:rPr>
            <w:rFonts w:ascii="Arial" w:hAnsi="Arial" w:cs="Arial"/>
          </w:rPr>
          <w:delText>risk</w:delText>
        </w:r>
        <w:r w:rsidRPr="008B5D1D" w:rsidDel="00242C61" w:rsidR="006B6105">
          <w:rPr>
            <w:rFonts w:ascii="Arial" w:hAnsi="Arial" w:cs="Arial"/>
          </w:rPr>
          <w:delText>s.</w:delText>
        </w:r>
      </w:del>
      <w:r w:rsidRPr="008B5D1D" w:rsidR="006B6105">
        <w:rPr>
          <w:rFonts w:ascii="Arial" w:hAnsi="Arial" w:cs="Arial"/>
        </w:rPr>
        <w:t xml:space="preserve"> </w:t>
      </w:r>
      <w:del w:author="Ana Cristina Machado Russo" w:date="2025-12-29T09:49:00Z" w16du:dateUtc="2025-12-29T09:49:00Z" w:id="49">
        <w:r w:rsidRPr="008B5D1D" w:rsidDel="00242C61" w:rsidR="00F67BCC">
          <w:rPr>
            <w:rFonts w:ascii="Arial" w:hAnsi="Arial" w:cs="Arial"/>
          </w:rPr>
          <w:delText xml:space="preserve">The work that will be developed </w:delText>
        </w:r>
        <w:r w:rsidRPr="008B5D1D" w:rsidDel="00242C61" w:rsidR="004C5653">
          <w:rPr>
            <w:rFonts w:ascii="Arial" w:hAnsi="Arial" w:cs="Arial"/>
          </w:rPr>
          <w:delText>will be supported by</w:delText>
        </w:r>
        <w:r w:rsidRPr="008B5D1D" w:rsidDel="00242C61" w:rsidR="00F67BCC">
          <w:rPr>
            <w:rFonts w:ascii="Arial" w:hAnsi="Arial" w:cs="Arial"/>
          </w:rPr>
          <w:delText xml:space="preserve"> a data-driven framework to monitor and assess air pollution from wildfires, a pressing health and environmental issue</w:delText>
        </w:r>
        <w:r w:rsidRPr="008B5D1D" w:rsidDel="00242C61" w:rsidR="000F60B4">
          <w:rPr>
            <w:rFonts w:ascii="Arial" w:hAnsi="Arial" w:cs="Arial"/>
          </w:rPr>
          <w:delText xml:space="preserve"> that affects</w:delText>
        </w:r>
        <w:r w:rsidRPr="008B5D1D" w:rsidDel="00242C61" w:rsidR="00F67BCC">
          <w:rPr>
            <w:rFonts w:ascii="Arial" w:hAnsi="Arial" w:cs="Arial"/>
          </w:rPr>
          <w:delText xml:space="preserve"> the global population. </w:delText>
        </w:r>
      </w:del>
      <w:commentRangeStart w:id="50"/>
      <w:r w:rsidRPr="008B5D1D" w:rsidR="00F67BCC">
        <w:rPr>
          <w:rFonts w:ascii="Arial" w:hAnsi="Arial" w:cs="Arial"/>
        </w:rPr>
        <w:t xml:space="preserve">The work will </w:t>
      </w:r>
      <w:r w:rsidRPr="008B5D1D" w:rsidR="00FB164C">
        <w:rPr>
          <w:rFonts w:ascii="Arial" w:hAnsi="Arial" w:cs="Arial"/>
        </w:rPr>
        <w:t>analyse</w:t>
      </w:r>
      <w:r w:rsidRPr="008B5D1D" w:rsidR="002E759D">
        <w:rPr>
          <w:rFonts w:ascii="Arial" w:hAnsi="Arial" w:cs="Arial"/>
        </w:rPr>
        <w:t xml:space="preserve"> </w:t>
      </w:r>
      <w:r w:rsidRPr="008B5D1D" w:rsidR="00F67BCC">
        <w:rPr>
          <w:rFonts w:ascii="Arial" w:hAnsi="Arial" w:cs="Arial"/>
        </w:rPr>
        <w:t xml:space="preserve">current atmospheric models </w:t>
      </w:r>
      <w:r w:rsidRPr="008B5D1D" w:rsidR="001F1F7B">
        <w:rPr>
          <w:rFonts w:ascii="Arial" w:hAnsi="Arial" w:cs="Arial"/>
        </w:rPr>
        <w:t>outputs</w:t>
      </w:r>
      <w:r w:rsidRPr="008B5D1D" w:rsidR="009869F5">
        <w:rPr>
          <w:rFonts w:ascii="Arial" w:hAnsi="Arial" w:cs="Arial"/>
        </w:rPr>
        <w:t xml:space="preserve"> coupled with</w:t>
      </w:r>
      <w:r w:rsidRPr="008B5D1D" w:rsidR="00F67BCC">
        <w:rPr>
          <w:rFonts w:ascii="Arial" w:hAnsi="Arial" w:cs="Arial"/>
        </w:rPr>
        <w:t xml:space="preserve"> remote sensing indicators</w:t>
      </w:r>
      <w:r w:rsidRPr="008B5D1D" w:rsidR="009869F5">
        <w:rPr>
          <w:rFonts w:ascii="Arial" w:hAnsi="Arial" w:cs="Arial"/>
        </w:rPr>
        <w:t>,</w:t>
      </w:r>
      <w:r w:rsidRPr="008B5D1D" w:rsidR="00F67BCC">
        <w:rPr>
          <w:rFonts w:ascii="Arial" w:hAnsi="Arial" w:cs="Arial"/>
        </w:rPr>
        <w:t xml:space="preserve"> like Fire Radiative Power (FRP) and Fire Radiative Energy (FRE)</w:t>
      </w:r>
      <w:r w:rsidRPr="008B5D1D" w:rsidR="00860F25">
        <w:rPr>
          <w:rFonts w:ascii="Arial" w:hAnsi="Arial" w:cs="Arial"/>
        </w:rPr>
        <w:t>,</w:t>
      </w:r>
      <w:r w:rsidRPr="008B5D1D" w:rsidR="00F67BCC">
        <w:rPr>
          <w:rFonts w:ascii="Arial" w:hAnsi="Arial" w:cs="Arial"/>
        </w:rPr>
        <w:t xml:space="preserve"> combined with meteorological data and machine learning to improve pollution event detection. It </w:t>
      </w:r>
      <w:r w:rsidRPr="008B5D1D" w:rsidR="00222C24">
        <w:rPr>
          <w:rFonts w:ascii="Arial" w:hAnsi="Arial" w:cs="Arial"/>
        </w:rPr>
        <w:t>aims</w:t>
      </w:r>
      <w:r w:rsidRPr="008B5D1D" w:rsidR="00376F6E">
        <w:rPr>
          <w:rFonts w:ascii="Arial" w:hAnsi="Arial" w:cs="Arial"/>
        </w:rPr>
        <w:t xml:space="preserve"> to look upon </w:t>
      </w:r>
      <w:r w:rsidRPr="008B5D1D" w:rsidR="00F67BCC">
        <w:rPr>
          <w:rFonts w:ascii="Arial" w:hAnsi="Arial" w:cs="Arial"/>
        </w:rPr>
        <w:t xml:space="preserve">transboundary impacts of wildfire emissions, evaluate remote sensing technologies (e.g. MODIS, SEVIRI, Sentinel) in wildfire monitoring, and examine data science methods for environmental monitoring. </w:t>
      </w:r>
      <w:ins w:author="Ana Cristina Machado Russo" w:date="2025-12-29T09:49:00Z" w16du:dateUtc="2025-12-29T09:49:00Z" w:id="52">
        <w:r w:rsidRPr="008B5D1D" w:rsidR="00242C61">
          <w:rPr>
            <w:rFonts w:ascii="Arial" w:hAnsi="Arial" w:cs="Arial"/>
          </w:rPr>
          <w:t>The work that will be developed will be supported by a data-driven framework to monitor and assess air pollution from wildfires, a pressing health and environmental issue that affects the global population.</w:t>
        </w:r>
      </w:ins>
      <w:ins w:author="Ana Cristina Machado Russo" w:date="2025-12-29T09:49:00Z" w16du:dateUtc="2025-12-29T09:49:00Z" w:id="53">
        <w:r w:rsidR="00242C61">
          <w:rPr>
            <w:rFonts w:ascii="Arial" w:hAnsi="Arial" w:cs="Arial"/>
          </w:rPr>
          <w:t xml:space="preserve"> </w:t>
        </w:r>
      </w:ins>
      <w:r w:rsidRPr="008B5D1D" w:rsidR="00F67BCC">
        <w:rPr>
          <w:rFonts w:ascii="Arial" w:hAnsi="Arial" w:cs="Arial"/>
        </w:rPr>
        <w:t>For the data and methodology section, it will describe the integration of meteorological and remote sensing data, with machine learning models</w:t>
      </w:r>
      <w:r w:rsidRPr="008B5D1D" w:rsidR="00343CBD">
        <w:rPr>
          <w:rFonts w:ascii="Arial" w:hAnsi="Arial" w:cs="Arial"/>
        </w:rPr>
        <w:t>,</w:t>
      </w:r>
      <w:r w:rsidRPr="008B5D1D" w:rsidR="00F67BCC">
        <w:rPr>
          <w:rFonts w:ascii="Arial" w:hAnsi="Arial" w:cs="Arial"/>
        </w:rPr>
        <w:t xml:space="preserve"> such as Random Forest, XGBoost, and Neural Networks, used to classify pollution events and track spatial-temporal patterns of smoke. Model validation </w:t>
      </w:r>
      <w:r w:rsidRPr="008B5D1D" w:rsidR="006F4991">
        <w:rPr>
          <w:rFonts w:ascii="Arial" w:hAnsi="Arial" w:cs="Arial"/>
        </w:rPr>
        <w:t xml:space="preserve">will be performed </w:t>
      </w:r>
      <w:r w:rsidRPr="008B5D1D" w:rsidR="00F67BCC">
        <w:rPr>
          <w:rFonts w:ascii="Arial" w:hAnsi="Arial" w:cs="Arial"/>
        </w:rPr>
        <w:t>by comparing results with historical extreme wildfire events to verify accuracy. Then the model will be evaluated by its predictive performance and have some insights into wildfire smoke dispersion patterns, identifying key factors contributing to pollution events. To conclude the work, the highlights of the study</w:t>
      </w:r>
      <w:r w:rsidRPr="008B5D1D" w:rsidR="00191DB8">
        <w:rPr>
          <w:rFonts w:ascii="Arial" w:hAnsi="Arial" w:cs="Arial"/>
        </w:rPr>
        <w:t xml:space="preserve"> will be shown</w:t>
      </w:r>
      <w:r w:rsidRPr="008B5D1D" w:rsidR="00F67BCC">
        <w:rPr>
          <w:rFonts w:ascii="Arial" w:hAnsi="Arial" w:cs="Arial"/>
        </w:rPr>
        <w:t xml:space="preserve">, demonstrating how remote sensing and meteorological data can improve air quality monitoring and support policy planning. Future work </w:t>
      </w:r>
      <w:r w:rsidRPr="008B5D1D" w:rsidR="003026E9">
        <w:rPr>
          <w:rFonts w:ascii="Arial" w:hAnsi="Arial" w:cs="Arial"/>
        </w:rPr>
        <w:t>will be</w:t>
      </w:r>
      <w:r w:rsidRPr="008B5D1D" w:rsidR="00F67BCC">
        <w:rPr>
          <w:rFonts w:ascii="Arial" w:hAnsi="Arial" w:cs="Arial"/>
        </w:rPr>
        <w:t xml:space="preserve"> proposed to enhance real-time monitoring capabilities, integrate additional data sources, and apply findings within broader environmental and health frameworks. This research has the potential to inform strategic interventions, further strengthening decision-making tools for managing wildfire-driven pollution.</w:t>
      </w:r>
      <w:commentRangeEnd w:id="50"/>
      <w:r w:rsidRPr="008B5D1D" w:rsidR="00242C61">
        <w:rPr>
          <w:rStyle w:val="CommentReference"/>
          <w:rFonts w:ascii="Arial" w:hAnsi="Arial" w:cs="Arial"/>
          <w:sz w:val="22"/>
          <w:szCs w:val="22"/>
        </w:rPr>
        <w:commentReference w:id="50"/>
      </w:r>
    </w:p>
    <w:p w:rsidRPr="008B5D1D" w:rsidR="00164F7B" w:rsidP="00242C61" w:rsidRDefault="00F67BCC" w14:paraId="0CCD4C46" w14:textId="6F2B9935">
      <w:pPr>
        <w:spacing w:line="360" w:lineRule="auto"/>
        <w:jc w:val="both"/>
        <w:rPr>
          <w:rFonts w:ascii="Arial" w:hAnsi="Arial" w:cs="Arial"/>
        </w:rPr>
        <w:pPrChange w:author="Ana Cristina Machado Russo" w:date="2025-12-29T09:43:00Z" w16du:dateUtc="2025-12-29T09:43:00Z" w:id="54">
          <w:pPr>
            <w:spacing w:line="360" w:lineRule="auto"/>
          </w:pPr>
        </w:pPrChange>
      </w:pPr>
      <w:r w:rsidRPr="008B5D1D">
        <w:rPr>
          <w:rFonts w:ascii="Arial" w:hAnsi="Arial" w:cs="Arial"/>
        </w:rPr>
        <w:t xml:space="preserve">Key Words: </w:t>
      </w:r>
      <w:r w:rsidRPr="008B5D1D" w:rsidR="0056562D">
        <w:rPr>
          <w:rFonts w:ascii="Arial" w:hAnsi="Arial" w:cs="Arial"/>
        </w:rPr>
        <w:t xml:space="preserve">Wildfires, </w:t>
      </w:r>
      <w:r w:rsidRPr="008B5D1D" w:rsidR="00BC660C">
        <w:rPr>
          <w:rFonts w:ascii="Arial" w:hAnsi="Arial" w:cs="Arial"/>
        </w:rPr>
        <w:t xml:space="preserve">Air </w:t>
      </w:r>
      <w:r w:rsidRPr="008B5D1D" w:rsidR="00164F7B">
        <w:rPr>
          <w:rFonts w:ascii="Arial" w:hAnsi="Arial" w:cs="Arial"/>
        </w:rPr>
        <w:t>Pollution,</w:t>
      </w:r>
      <w:r w:rsidRPr="008B5D1D" w:rsidR="00DD43F3">
        <w:rPr>
          <w:rFonts w:ascii="Arial" w:hAnsi="Arial" w:cs="Arial"/>
        </w:rPr>
        <w:t xml:space="preserve"> Meteorological </w:t>
      </w:r>
      <w:r w:rsidRPr="008B5D1D" w:rsidR="0056562D">
        <w:rPr>
          <w:rFonts w:ascii="Arial" w:hAnsi="Arial" w:cs="Arial"/>
        </w:rPr>
        <w:t>D</w:t>
      </w:r>
      <w:r w:rsidRPr="008B5D1D" w:rsidR="00DD43F3">
        <w:rPr>
          <w:rFonts w:ascii="Arial" w:hAnsi="Arial" w:cs="Arial"/>
        </w:rPr>
        <w:t>ata,</w:t>
      </w:r>
      <w:r w:rsidRPr="008B5D1D" w:rsidR="00164F7B">
        <w:rPr>
          <w:rFonts w:ascii="Arial" w:hAnsi="Arial" w:cs="Arial"/>
        </w:rPr>
        <w:t xml:space="preserve"> Remote</w:t>
      </w:r>
      <w:r w:rsidRPr="008B5D1D" w:rsidR="004931F9">
        <w:rPr>
          <w:rFonts w:ascii="Arial" w:hAnsi="Arial" w:cs="Arial"/>
        </w:rPr>
        <w:t xml:space="preserve"> Sensing, Machine Learning</w:t>
      </w:r>
    </w:p>
    <w:p w:rsidRPr="008B5D1D" w:rsidR="00F26190" w:rsidP="00242C61" w:rsidRDefault="00F26190" w14:paraId="0C5AC853" w14:textId="77777777">
      <w:pPr>
        <w:spacing w:line="360" w:lineRule="auto"/>
        <w:jc w:val="both"/>
        <w:rPr>
          <w:rFonts w:ascii="Arial" w:hAnsi="Arial" w:cs="Arial"/>
        </w:rPr>
        <w:pPrChange w:author="Ana Cristina Machado Russo" w:date="2025-12-29T09:43:00Z" w16du:dateUtc="2025-12-29T09:43:00Z" w:id="55">
          <w:pPr>
            <w:spacing w:line="360" w:lineRule="auto"/>
          </w:pPr>
        </w:pPrChange>
      </w:pPr>
      <w:r w:rsidRPr="008B5D1D">
        <w:rPr>
          <w:rFonts w:ascii="Arial" w:hAnsi="Arial" w:cs="Arial"/>
        </w:rPr>
        <w:br w:type="page"/>
      </w:r>
    </w:p>
    <w:sdt>
      <w:sdtPr>
        <w:id w:val="292330220"/>
        <w:docPartObj>
          <w:docPartGallery w:val="Table of Contents"/>
          <w:docPartUnique/>
        </w:docPartObj>
        <w:rPr>
          <w:rFonts w:ascii="Arial" w:hAnsi="Arial" w:eastAsia="맑은 고딕" w:cs="Arial" w:eastAsiaTheme="minorEastAsia"/>
          <w:color w:val="auto"/>
          <w:kern w:val="2"/>
          <w:sz w:val="22"/>
          <w:szCs w:val="22"/>
          <w:lang w:eastAsia="ko-KR"/>
          <w14:ligatures w14:val="standardContextual"/>
        </w:rPr>
      </w:sdtPr>
      <w:sdtEndPr>
        <w:rPr>
          <w:rFonts w:ascii="Arial" w:hAnsi="Arial" w:eastAsia="맑은 고딕" w:cs="Arial" w:eastAsiaTheme="minorEastAsia"/>
          <w:b w:val="1"/>
          <w:bCs w:val="1"/>
          <w:color w:val="auto"/>
          <w:sz w:val="22"/>
          <w:szCs w:val="22"/>
          <w:lang w:eastAsia="ko-KR"/>
        </w:rPr>
      </w:sdtEndPr>
      <w:sdtContent>
        <w:p w:rsidRPr="008B5D1D" w:rsidR="007D690C" w:rsidP="00242C61" w:rsidRDefault="007D690C" w14:paraId="07B6FB77" w14:textId="3A4874D0">
          <w:pPr>
            <w:pStyle w:val="TOCHeading"/>
            <w:spacing w:line="360" w:lineRule="auto"/>
            <w:jc w:val="both"/>
            <w:rPr>
              <w:rFonts w:ascii="Arial" w:hAnsi="Arial" w:cs="Arial"/>
              <w:color w:val="000000" w:themeColor="text1"/>
              <w:sz w:val="28"/>
              <w:szCs w:val="28"/>
            </w:rPr>
            <w:pPrChange w:author="Ana Cristina Machado Russo" w:date="2025-12-29T09:43:00Z" w16du:dateUtc="2025-12-29T09:43:00Z" w:id="56">
              <w:pPr>
                <w:pStyle w:val="TOCHeading"/>
                <w:spacing w:line="360" w:lineRule="auto"/>
              </w:pPr>
            </w:pPrChange>
          </w:pPr>
          <w:r w:rsidRPr="008B5D1D">
            <w:rPr>
              <w:rFonts w:ascii="Arial" w:hAnsi="Arial" w:cs="Arial"/>
              <w:color w:val="000000" w:themeColor="text1"/>
              <w:sz w:val="28"/>
              <w:szCs w:val="28"/>
            </w:rPr>
            <w:t>Table of Contents</w:t>
          </w:r>
        </w:p>
        <w:p w:rsidRPr="008B5D1D" w:rsidR="00646BF6" w:rsidP="00242C61" w:rsidRDefault="00646BF6" w14:paraId="4BEE75A9" w14:textId="77777777">
          <w:pPr>
            <w:pStyle w:val="TOC1"/>
            <w:tabs>
              <w:tab w:val="right" w:leader="dot" w:pos="9060"/>
            </w:tabs>
            <w:spacing w:line="360" w:lineRule="auto"/>
            <w:jc w:val="both"/>
            <w:rPr>
              <w:rFonts w:ascii="Arial" w:hAnsi="Arial" w:cs="Arial"/>
              <w:color w:val="000000" w:themeColor="text1"/>
            </w:rPr>
            <w:pPrChange w:author="Ana Cristina Machado Russo" w:date="2025-12-29T09:43:00Z" w16du:dateUtc="2025-12-29T09:43:00Z" w:id="57">
              <w:pPr>
                <w:pStyle w:val="TOC1"/>
                <w:tabs>
                  <w:tab w:val="right" w:leader="dot" w:pos="9060"/>
                </w:tabs>
                <w:spacing w:line="360" w:lineRule="auto"/>
              </w:pPr>
            </w:pPrChange>
          </w:pPr>
        </w:p>
        <w:p w:rsidR="004B6E21" w:rsidP="00242C61" w:rsidRDefault="007D690C" w14:paraId="1C69A999" w14:textId="41E0EC47">
          <w:pPr>
            <w:pStyle w:val="TOC1"/>
            <w:tabs>
              <w:tab w:val="right" w:leader="dot" w:pos="9060"/>
            </w:tabs>
            <w:jc w:val="both"/>
            <w:rPr>
              <w:noProof/>
              <w:sz w:val="24"/>
              <w:szCs w:val="24"/>
              <w:lang w:val="pt-PT"/>
            </w:rPr>
            <w:pPrChange w:author="Ana Cristina Machado Russo" w:date="2025-12-29T09:43:00Z" w16du:dateUtc="2025-12-29T09:43:00Z" w:id="58">
              <w:pPr>
                <w:pStyle w:val="TOC1"/>
                <w:tabs>
                  <w:tab w:val="right" w:leader="dot" w:pos="9060"/>
                </w:tabs>
              </w:pPr>
            </w:pPrChange>
          </w:pPr>
          <w:r w:rsidRPr="008B5D1D">
            <w:rPr>
              <w:rFonts w:ascii="Arial" w:hAnsi="Arial" w:cs="Arial"/>
              <w:color w:val="000000" w:themeColor="text1"/>
            </w:rPr>
            <w:fldChar w:fldCharType="begin"/>
          </w:r>
          <w:r w:rsidRPr="008B5D1D">
            <w:rPr>
              <w:rFonts w:ascii="Arial" w:hAnsi="Arial" w:cs="Arial"/>
              <w:color w:val="000000" w:themeColor="text1"/>
            </w:rPr>
            <w:instrText xml:space="preserve"> TOC \o "1-3" \h \z \u </w:instrText>
          </w:r>
          <w:r w:rsidRPr="008B5D1D">
            <w:rPr>
              <w:rFonts w:ascii="Arial" w:hAnsi="Arial" w:cs="Arial"/>
              <w:color w:val="000000" w:themeColor="text1"/>
            </w:rPr>
            <w:fldChar w:fldCharType="separate"/>
          </w:r>
          <w:r w:rsidR="004B6E21">
            <w:fldChar w:fldCharType="begin"/>
          </w:r>
          <w:r w:rsidR="004B6E21">
            <w:instrText>HYPERLINK \l "_Toc216955732"</w:instrText>
          </w:r>
          <w:r w:rsidR="004B6E21">
            <w:fldChar w:fldCharType="separate"/>
          </w:r>
          <w:r w:rsidRPr="008B55C5" w:rsidR="004B6E21">
            <w:rPr>
              <w:rStyle w:val="Hyperlink"/>
              <w:rFonts w:ascii="Arial" w:hAnsi="Arial" w:cs="Arial"/>
              <w:noProof/>
            </w:rPr>
            <w:t>1.Introduction</w:t>
          </w:r>
          <w:r w:rsidR="004B6E21">
            <w:rPr>
              <w:noProof/>
              <w:webHidden/>
            </w:rPr>
            <w:tab/>
          </w:r>
          <w:r w:rsidR="004B6E21">
            <w:rPr>
              <w:noProof/>
              <w:webHidden/>
            </w:rPr>
            <w:fldChar w:fldCharType="begin"/>
          </w:r>
          <w:r w:rsidR="004B6E21">
            <w:rPr>
              <w:noProof/>
              <w:webHidden/>
            </w:rPr>
            <w:instrText xml:space="preserve"> PAGEREF _Toc216955732 \h </w:instrText>
          </w:r>
          <w:r w:rsidR="004B6E21">
            <w:rPr>
              <w:noProof/>
              <w:webHidden/>
            </w:rPr>
          </w:r>
          <w:r w:rsidR="004B6E21">
            <w:rPr>
              <w:noProof/>
              <w:webHidden/>
            </w:rPr>
            <w:fldChar w:fldCharType="separate"/>
          </w:r>
          <w:r w:rsidR="004B6E21">
            <w:rPr>
              <w:noProof/>
              <w:webHidden/>
            </w:rPr>
            <w:t>10</w:t>
          </w:r>
          <w:r w:rsidR="004B6E21">
            <w:rPr>
              <w:noProof/>
              <w:webHidden/>
            </w:rPr>
            <w:fldChar w:fldCharType="end"/>
          </w:r>
          <w:r w:rsidR="004B6E21">
            <w:fldChar w:fldCharType="end"/>
          </w:r>
        </w:p>
        <w:p w:rsidR="004B6E21" w:rsidP="00242C61" w:rsidRDefault="004B6E21" w14:paraId="1C9C2681" w14:textId="48DA8700">
          <w:pPr>
            <w:pStyle w:val="TOC1"/>
            <w:tabs>
              <w:tab w:val="right" w:leader="dot" w:pos="9060"/>
            </w:tabs>
            <w:jc w:val="both"/>
            <w:rPr>
              <w:noProof/>
              <w:sz w:val="24"/>
              <w:szCs w:val="24"/>
              <w:lang w:val="pt-PT"/>
            </w:rPr>
            <w:pPrChange w:author="Ana Cristina Machado Russo" w:date="2025-12-29T09:43:00Z" w16du:dateUtc="2025-12-29T09:43:00Z" w:id="59">
              <w:pPr>
                <w:pStyle w:val="TOC1"/>
                <w:tabs>
                  <w:tab w:val="right" w:leader="dot" w:pos="9060"/>
                </w:tabs>
              </w:pPr>
            </w:pPrChange>
          </w:pPr>
          <w:r>
            <w:fldChar w:fldCharType="begin"/>
          </w:r>
          <w:r>
            <w:instrText>HYPERLINK \l "_Toc216955733"</w:instrText>
          </w:r>
          <w:r>
            <w:fldChar w:fldCharType="separate"/>
          </w:r>
          <w:r w:rsidRPr="008B55C5">
            <w:rPr>
              <w:rStyle w:val="Hyperlink"/>
              <w:rFonts w:ascii="Arial" w:hAnsi="Arial" w:cs="Arial"/>
              <w:noProof/>
            </w:rPr>
            <w:t>2.State of the Art</w:t>
          </w:r>
          <w:r>
            <w:rPr>
              <w:noProof/>
              <w:webHidden/>
            </w:rPr>
            <w:tab/>
          </w:r>
          <w:r>
            <w:rPr>
              <w:noProof/>
              <w:webHidden/>
            </w:rPr>
            <w:fldChar w:fldCharType="begin"/>
          </w:r>
          <w:r>
            <w:rPr>
              <w:noProof/>
              <w:webHidden/>
            </w:rPr>
            <w:instrText xml:space="preserve"> PAGEREF _Toc216955733 \h </w:instrText>
          </w:r>
          <w:r>
            <w:rPr>
              <w:noProof/>
              <w:webHidden/>
            </w:rPr>
          </w:r>
          <w:r>
            <w:rPr>
              <w:noProof/>
              <w:webHidden/>
            </w:rPr>
            <w:fldChar w:fldCharType="separate"/>
          </w:r>
          <w:r>
            <w:rPr>
              <w:noProof/>
              <w:webHidden/>
            </w:rPr>
            <w:t>14</w:t>
          </w:r>
          <w:r>
            <w:rPr>
              <w:noProof/>
              <w:webHidden/>
            </w:rPr>
            <w:fldChar w:fldCharType="end"/>
          </w:r>
          <w:r>
            <w:fldChar w:fldCharType="end"/>
          </w:r>
        </w:p>
        <w:p w:rsidR="004B6E21" w:rsidP="00242C61" w:rsidRDefault="004B6E21" w14:paraId="2D7DE720" w14:textId="1A2D13B1">
          <w:pPr>
            <w:pStyle w:val="TOC1"/>
            <w:tabs>
              <w:tab w:val="right" w:leader="dot" w:pos="9060"/>
            </w:tabs>
            <w:jc w:val="both"/>
            <w:rPr>
              <w:noProof/>
              <w:sz w:val="24"/>
              <w:szCs w:val="24"/>
              <w:lang w:val="pt-PT"/>
            </w:rPr>
            <w:pPrChange w:author="Ana Cristina Machado Russo" w:date="2025-12-29T09:43:00Z" w16du:dateUtc="2025-12-29T09:43:00Z" w:id="60">
              <w:pPr>
                <w:pStyle w:val="TOC1"/>
                <w:tabs>
                  <w:tab w:val="right" w:leader="dot" w:pos="9060"/>
                </w:tabs>
              </w:pPr>
            </w:pPrChange>
          </w:pPr>
          <w:r>
            <w:fldChar w:fldCharType="begin"/>
          </w:r>
          <w:r>
            <w:instrText>HYPERLINK \l "_Toc216955734"</w:instrText>
          </w:r>
          <w:r>
            <w:fldChar w:fldCharType="separate"/>
          </w:r>
          <w:r w:rsidRPr="008B55C5">
            <w:rPr>
              <w:rStyle w:val="Hyperlink"/>
              <w:rFonts w:ascii="Arial" w:hAnsi="Arial" w:cs="Arial"/>
              <w:noProof/>
            </w:rPr>
            <w:t>3.Data</w:t>
          </w:r>
          <w:r>
            <w:rPr>
              <w:noProof/>
              <w:webHidden/>
            </w:rPr>
            <w:tab/>
          </w:r>
          <w:r>
            <w:rPr>
              <w:noProof/>
              <w:webHidden/>
            </w:rPr>
            <w:fldChar w:fldCharType="begin"/>
          </w:r>
          <w:r>
            <w:rPr>
              <w:noProof/>
              <w:webHidden/>
            </w:rPr>
            <w:instrText xml:space="preserve"> PAGEREF _Toc216955734 \h </w:instrText>
          </w:r>
          <w:r>
            <w:rPr>
              <w:noProof/>
              <w:webHidden/>
            </w:rPr>
          </w:r>
          <w:r>
            <w:rPr>
              <w:noProof/>
              <w:webHidden/>
            </w:rPr>
            <w:fldChar w:fldCharType="separate"/>
          </w:r>
          <w:r>
            <w:rPr>
              <w:noProof/>
              <w:webHidden/>
            </w:rPr>
            <w:t>15</w:t>
          </w:r>
          <w:r>
            <w:rPr>
              <w:noProof/>
              <w:webHidden/>
            </w:rPr>
            <w:fldChar w:fldCharType="end"/>
          </w:r>
          <w:r>
            <w:fldChar w:fldCharType="end"/>
          </w:r>
        </w:p>
        <w:p w:rsidR="004B6E21" w:rsidP="00242C61" w:rsidRDefault="004B6E21" w14:paraId="52187C4F" w14:textId="4FCC329E">
          <w:pPr>
            <w:pStyle w:val="TOC2"/>
            <w:tabs>
              <w:tab w:val="right" w:leader="dot" w:pos="9060"/>
            </w:tabs>
            <w:jc w:val="both"/>
            <w:rPr>
              <w:noProof/>
              <w:sz w:val="24"/>
              <w:szCs w:val="24"/>
              <w:lang w:val="pt-PT"/>
            </w:rPr>
            <w:pPrChange w:author="Ana Cristina Machado Russo" w:date="2025-12-29T09:43:00Z" w16du:dateUtc="2025-12-29T09:43:00Z" w:id="61">
              <w:pPr>
                <w:pStyle w:val="TOC2"/>
                <w:tabs>
                  <w:tab w:val="right" w:leader="dot" w:pos="9060"/>
                </w:tabs>
              </w:pPr>
            </w:pPrChange>
          </w:pPr>
          <w:r>
            <w:fldChar w:fldCharType="begin"/>
          </w:r>
          <w:r>
            <w:instrText>HYPERLINK \l "_Toc216955735"</w:instrText>
          </w:r>
          <w:r>
            <w:fldChar w:fldCharType="separate"/>
          </w:r>
          <w:r w:rsidRPr="008B55C5">
            <w:rPr>
              <w:rStyle w:val="Hyperlink"/>
              <w:rFonts w:ascii="Arial" w:hAnsi="Arial" w:cs="Arial"/>
              <w:noProof/>
            </w:rPr>
            <w:t>3.1.Study Area</w:t>
          </w:r>
          <w:r>
            <w:rPr>
              <w:noProof/>
              <w:webHidden/>
            </w:rPr>
            <w:tab/>
          </w:r>
          <w:r>
            <w:rPr>
              <w:noProof/>
              <w:webHidden/>
            </w:rPr>
            <w:fldChar w:fldCharType="begin"/>
          </w:r>
          <w:r>
            <w:rPr>
              <w:noProof/>
              <w:webHidden/>
            </w:rPr>
            <w:instrText xml:space="preserve"> PAGEREF _Toc216955735 \h </w:instrText>
          </w:r>
          <w:r>
            <w:rPr>
              <w:noProof/>
              <w:webHidden/>
            </w:rPr>
          </w:r>
          <w:r>
            <w:rPr>
              <w:noProof/>
              <w:webHidden/>
            </w:rPr>
            <w:fldChar w:fldCharType="separate"/>
          </w:r>
          <w:r>
            <w:rPr>
              <w:noProof/>
              <w:webHidden/>
            </w:rPr>
            <w:t>15</w:t>
          </w:r>
          <w:r>
            <w:rPr>
              <w:noProof/>
              <w:webHidden/>
            </w:rPr>
            <w:fldChar w:fldCharType="end"/>
          </w:r>
          <w:r>
            <w:fldChar w:fldCharType="end"/>
          </w:r>
        </w:p>
        <w:p w:rsidR="004B6E21" w:rsidP="00242C61" w:rsidRDefault="004B6E21" w14:paraId="1065B9B2" w14:textId="1AFE1330">
          <w:pPr>
            <w:pStyle w:val="TOC2"/>
            <w:tabs>
              <w:tab w:val="right" w:leader="dot" w:pos="9060"/>
            </w:tabs>
            <w:jc w:val="both"/>
            <w:rPr>
              <w:noProof/>
              <w:sz w:val="24"/>
              <w:szCs w:val="24"/>
              <w:lang w:val="pt-PT"/>
            </w:rPr>
            <w:pPrChange w:author="Ana Cristina Machado Russo" w:date="2025-12-29T09:43:00Z" w16du:dateUtc="2025-12-29T09:43:00Z" w:id="62">
              <w:pPr>
                <w:pStyle w:val="TOC2"/>
                <w:tabs>
                  <w:tab w:val="right" w:leader="dot" w:pos="9060"/>
                </w:tabs>
              </w:pPr>
            </w:pPrChange>
          </w:pPr>
          <w:r>
            <w:fldChar w:fldCharType="begin"/>
          </w:r>
          <w:r>
            <w:instrText>HYPERLINK \l "_Toc216955736"</w:instrText>
          </w:r>
          <w:r>
            <w:fldChar w:fldCharType="separate"/>
          </w:r>
          <w:r w:rsidRPr="008B55C5">
            <w:rPr>
              <w:rStyle w:val="Hyperlink"/>
              <w:rFonts w:ascii="Arial" w:hAnsi="Arial" w:cs="Arial"/>
              <w:noProof/>
            </w:rPr>
            <w:t>3.2.Sources and Datasets</w:t>
          </w:r>
          <w:r>
            <w:rPr>
              <w:noProof/>
              <w:webHidden/>
            </w:rPr>
            <w:tab/>
          </w:r>
          <w:r>
            <w:rPr>
              <w:noProof/>
              <w:webHidden/>
            </w:rPr>
            <w:fldChar w:fldCharType="begin"/>
          </w:r>
          <w:r>
            <w:rPr>
              <w:noProof/>
              <w:webHidden/>
            </w:rPr>
            <w:instrText xml:space="preserve"> PAGEREF _Toc216955736 \h </w:instrText>
          </w:r>
          <w:r>
            <w:rPr>
              <w:noProof/>
              <w:webHidden/>
            </w:rPr>
          </w:r>
          <w:r>
            <w:rPr>
              <w:noProof/>
              <w:webHidden/>
            </w:rPr>
            <w:fldChar w:fldCharType="separate"/>
          </w:r>
          <w:r>
            <w:rPr>
              <w:noProof/>
              <w:webHidden/>
            </w:rPr>
            <w:t>16</w:t>
          </w:r>
          <w:r>
            <w:rPr>
              <w:noProof/>
              <w:webHidden/>
            </w:rPr>
            <w:fldChar w:fldCharType="end"/>
          </w:r>
          <w:r>
            <w:fldChar w:fldCharType="end"/>
          </w:r>
        </w:p>
        <w:p w:rsidR="004B6E21" w:rsidP="00242C61" w:rsidRDefault="004B6E21" w14:paraId="299190B9" w14:textId="57B74253">
          <w:pPr>
            <w:pStyle w:val="TOC3"/>
            <w:tabs>
              <w:tab w:val="right" w:leader="dot" w:pos="9060"/>
            </w:tabs>
            <w:jc w:val="both"/>
            <w:rPr>
              <w:noProof/>
              <w:sz w:val="24"/>
              <w:szCs w:val="24"/>
              <w:lang w:val="pt-PT"/>
            </w:rPr>
            <w:pPrChange w:author="Ana Cristina Machado Russo" w:date="2025-12-29T09:43:00Z" w16du:dateUtc="2025-12-29T09:43:00Z" w:id="63">
              <w:pPr>
                <w:pStyle w:val="TOC3"/>
                <w:tabs>
                  <w:tab w:val="right" w:leader="dot" w:pos="9060"/>
                </w:tabs>
              </w:pPr>
            </w:pPrChange>
          </w:pPr>
          <w:r>
            <w:fldChar w:fldCharType="begin"/>
          </w:r>
          <w:r>
            <w:instrText>HYPERLINK \l "_Toc216955737"</w:instrText>
          </w:r>
          <w:r>
            <w:fldChar w:fldCharType="separate"/>
          </w:r>
          <w:r w:rsidRPr="008B55C5">
            <w:rPr>
              <w:rStyle w:val="Hyperlink"/>
              <w:rFonts w:ascii="Arial" w:hAnsi="Arial" w:cs="Arial"/>
              <w:noProof/>
            </w:rPr>
            <w:t>3.2.1.Download</w:t>
          </w:r>
          <w:r>
            <w:rPr>
              <w:noProof/>
              <w:webHidden/>
            </w:rPr>
            <w:tab/>
          </w:r>
          <w:r>
            <w:rPr>
              <w:noProof/>
              <w:webHidden/>
            </w:rPr>
            <w:fldChar w:fldCharType="begin"/>
          </w:r>
          <w:r>
            <w:rPr>
              <w:noProof/>
              <w:webHidden/>
            </w:rPr>
            <w:instrText xml:space="preserve"> PAGEREF _Toc216955737 \h </w:instrText>
          </w:r>
          <w:r>
            <w:rPr>
              <w:noProof/>
              <w:webHidden/>
            </w:rPr>
          </w:r>
          <w:r>
            <w:rPr>
              <w:noProof/>
              <w:webHidden/>
            </w:rPr>
            <w:fldChar w:fldCharType="separate"/>
          </w:r>
          <w:r>
            <w:rPr>
              <w:noProof/>
              <w:webHidden/>
            </w:rPr>
            <w:t>17</w:t>
          </w:r>
          <w:r>
            <w:rPr>
              <w:noProof/>
              <w:webHidden/>
            </w:rPr>
            <w:fldChar w:fldCharType="end"/>
          </w:r>
          <w:r>
            <w:fldChar w:fldCharType="end"/>
          </w:r>
        </w:p>
        <w:p w:rsidR="004B6E21" w:rsidP="00242C61" w:rsidRDefault="004B6E21" w14:paraId="5069BF61" w14:textId="1FDA7629">
          <w:pPr>
            <w:pStyle w:val="TOC2"/>
            <w:tabs>
              <w:tab w:val="right" w:leader="dot" w:pos="9060"/>
            </w:tabs>
            <w:jc w:val="both"/>
            <w:rPr>
              <w:noProof/>
              <w:sz w:val="24"/>
              <w:szCs w:val="24"/>
              <w:lang w:val="pt-PT"/>
            </w:rPr>
            <w:pPrChange w:author="Ana Cristina Machado Russo" w:date="2025-12-29T09:43:00Z" w16du:dateUtc="2025-12-29T09:43:00Z" w:id="64">
              <w:pPr>
                <w:pStyle w:val="TOC2"/>
                <w:tabs>
                  <w:tab w:val="right" w:leader="dot" w:pos="9060"/>
                </w:tabs>
              </w:pPr>
            </w:pPrChange>
          </w:pPr>
          <w:r>
            <w:fldChar w:fldCharType="begin"/>
          </w:r>
          <w:r>
            <w:instrText>HYPERLINK \l "_Toc216955738"</w:instrText>
          </w:r>
          <w:r>
            <w:fldChar w:fldCharType="separate"/>
          </w:r>
          <w:r w:rsidRPr="008B55C5">
            <w:rPr>
              <w:rStyle w:val="Hyperlink"/>
              <w:rFonts w:ascii="Arial" w:hAnsi="Arial" w:cs="Arial"/>
              <w:noProof/>
            </w:rPr>
            <w:t>3.3.Variables</w:t>
          </w:r>
          <w:r>
            <w:rPr>
              <w:noProof/>
              <w:webHidden/>
            </w:rPr>
            <w:tab/>
          </w:r>
          <w:r>
            <w:rPr>
              <w:noProof/>
              <w:webHidden/>
            </w:rPr>
            <w:fldChar w:fldCharType="begin"/>
          </w:r>
          <w:r>
            <w:rPr>
              <w:noProof/>
              <w:webHidden/>
            </w:rPr>
            <w:instrText xml:space="preserve"> PAGEREF _Toc216955738 \h </w:instrText>
          </w:r>
          <w:r>
            <w:rPr>
              <w:noProof/>
              <w:webHidden/>
            </w:rPr>
          </w:r>
          <w:r>
            <w:rPr>
              <w:noProof/>
              <w:webHidden/>
            </w:rPr>
            <w:fldChar w:fldCharType="separate"/>
          </w:r>
          <w:r>
            <w:rPr>
              <w:noProof/>
              <w:webHidden/>
            </w:rPr>
            <w:t>17</w:t>
          </w:r>
          <w:r>
            <w:rPr>
              <w:noProof/>
              <w:webHidden/>
            </w:rPr>
            <w:fldChar w:fldCharType="end"/>
          </w:r>
          <w:r>
            <w:fldChar w:fldCharType="end"/>
          </w:r>
        </w:p>
        <w:p w:rsidR="004B6E21" w:rsidP="00242C61" w:rsidRDefault="004B6E21" w14:paraId="03DFD298" w14:textId="132F461C">
          <w:pPr>
            <w:pStyle w:val="TOC3"/>
            <w:tabs>
              <w:tab w:val="right" w:leader="dot" w:pos="9060"/>
            </w:tabs>
            <w:jc w:val="both"/>
            <w:rPr>
              <w:noProof/>
              <w:sz w:val="24"/>
              <w:szCs w:val="24"/>
              <w:lang w:val="pt-PT"/>
            </w:rPr>
            <w:pPrChange w:author="Ana Cristina Machado Russo" w:date="2025-12-29T09:43:00Z" w16du:dateUtc="2025-12-29T09:43:00Z" w:id="65">
              <w:pPr>
                <w:pStyle w:val="TOC3"/>
                <w:tabs>
                  <w:tab w:val="right" w:leader="dot" w:pos="9060"/>
                </w:tabs>
              </w:pPr>
            </w:pPrChange>
          </w:pPr>
          <w:r>
            <w:fldChar w:fldCharType="begin"/>
          </w:r>
          <w:r>
            <w:instrText>HYPERLINK \l "_Toc216955739"</w:instrText>
          </w:r>
          <w:r>
            <w:fldChar w:fldCharType="separate"/>
          </w:r>
          <w:r w:rsidRPr="008B55C5">
            <w:rPr>
              <w:rStyle w:val="Hyperlink"/>
              <w:rFonts w:ascii="Arial" w:hAnsi="Arial" w:cs="Arial"/>
              <w:noProof/>
            </w:rPr>
            <w:t>3.3.1.Meteorological Data</w:t>
          </w:r>
          <w:r>
            <w:rPr>
              <w:noProof/>
              <w:webHidden/>
            </w:rPr>
            <w:tab/>
          </w:r>
          <w:r>
            <w:rPr>
              <w:noProof/>
              <w:webHidden/>
            </w:rPr>
            <w:fldChar w:fldCharType="begin"/>
          </w:r>
          <w:r>
            <w:rPr>
              <w:noProof/>
              <w:webHidden/>
            </w:rPr>
            <w:instrText xml:space="preserve"> PAGEREF _Toc216955739 \h </w:instrText>
          </w:r>
          <w:r>
            <w:rPr>
              <w:noProof/>
              <w:webHidden/>
            </w:rPr>
          </w:r>
          <w:r>
            <w:rPr>
              <w:noProof/>
              <w:webHidden/>
            </w:rPr>
            <w:fldChar w:fldCharType="separate"/>
          </w:r>
          <w:r>
            <w:rPr>
              <w:noProof/>
              <w:webHidden/>
            </w:rPr>
            <w:t>17</w:t>
          </w:r>
          <w:r>
            <w:rPr>
              <w:noProof/>
              <w:webHidden/>
            </w:rPr>
            <w:fldChar w:fldCharType="end"/>
          </w:r>
          <w:r>
            <w:fldChar w:fldCharType="end"/>
          </w:r>
        </w:p>
        <w:p w:rsidR="004B6E21" w:rsidP="00242C61" w:rsidRDefault="004B6E21" w14:paraId="3C9EC957" w14:textId="22B9BCFD">
          <w:pPr>
            <w:pStyle w:val="TOC3"/>
            <w:tabs>
              <w:tab w:val="right" w:leader="dot" w:pos="9060"/>
            </w:tabs>
            <w:jc w:val="both"/>
            <w:rPr>
              <w:noProof/>
              <w:sz w:val="24"/>
              <w:szCs w:val="24"/>
              <w:lang w:val="pt-PT"/>
            </w:rPr>
            <w:pPrChange w:author="Ana Cristina Machado Russo" w:date="2025-12-29T09:43:00Z" w16du:dateUtc="2025-12-29T09:43:00Z" w:id="66">
              <w:pPr>
                <w:pStyle w:val="TOC3"/>
                <w:tabs>
                  <w:tab w:val="right" w:leader="dot" w:pos="9060"/>
                </w:tabs>
              </w:pPr>
            </w:pPrChange>
          </w:pPr>
          <w:r>
            <w:fldChar w:fldCharType="begin"/>
          </w:r>
          <w:r>
            <w:instrText>HYPERLINK \l "_Toc216955740"</w:instrText>
          </w:r>
          <w:r>
            <w:fldChar w:fldCharType="separate"/>
          </w:r>
          <w:r w:rsidRPr="008B55C5">
            <w:rPr>
              <w:rStyle w:val="Hyperlink"/>
              <w:rFonts w:ascii="Arial" w:hAnsi="Arial" w:cs="Arial"/>
              <w:noProof/>
            </w:rPr>
            <w:t>3.3.2.Pollutant Data</w:t>
          </w:r>
          <w:r>
            <w:rPr>
              <w:noProof/>
              <w:webHidden/>
            </w:rPr>
            <w:tab/>
          </w:r>
          <w:r>
            <w:rPr>
              <w:noProof/>
              <w:webHidden/>
            </w:rPr>
            <w:fldChar w:fldCharType="begin"/>
          </w:r>
          <w:r>
            <w:rPr>
              <w:noProof/>
              <w:webHidden/>
            </w:rPr>
            <w:instrText xml:space="preserve"> PAGEREF _Toc216955740 \h </w:instrText>
          </w:r>
          <w:r>
            <w:rPr>
              <w:noProof/>
              <w:webHidden/>
            </w:rPr>
          </w:r>
          <w:r>
            <w:rPr>
              <w:noProof/>
              <w:webHidden/>
            </w:rPr>
            <w:fldChar w:fldCharType="separate"/>
          </w:r>
          <w:r>
            <w:rPr>
              <w:noProof/>
              <w:webHidden/>
            </w:rPr>
            <w:t>18</w:t>
          </w:r>
          <w:r>
            <w:rPr>
              <w:noProof/>
              <w:webHidden/>
            </w:rPr>
            <w:fldChar w:fldCharType="end"/>
          </w:r>
          <w:r>
            <w:fldChar w:fldCharType="end"/>
          </w:r>
        </w:p>
        <w:p w:rsidR="004B6E21" w:rsidP="00242C61" w:rsidRDefault="004B6E21" w14:paraId="329EEA52" w14:textId="2941D78F">
          <w:pPr>
            <w:pStyle w:val="TOC3"/>
            <w:tabs>
              <w:tab w:val="right" w:leader="dot" w:pos="9060"/>
            </w:tabs>
            <w:jc w:val="both"/>
            <w:rPr>
              <w:noProof/>
              <w:sz w:val="24"/>
              <w:szCs w:val="24"/>
              <w:lang w:val="pt-PT"/>
            </w:rPr>
            <w:pPrChange w:author="Ana Cristina Machado Russo" w:date="2025-12-29T09:43:00Z" w16du:dateUtc="2025-12-29T09:43:00Z" w:id="67">
              <w:pPr>
                <w:pStyle w:val="TOC3"/>
                <w:tabs>
                  <w:tab w:val="right" w:leader="dot" w:pos="9060"/>
                </w:tabs>
              </w:pPr>
            </w:pPrChange>
          </w:pPr>
          <w:r>
            <w:fldChar w:fldCharType="begin"/>
          </w:r>
          <w:r>
            <w:instrText>HYPERLINK \l "_Toc216955741"</w:instrText>
          </w:r>
          <w:r>
            <w:fldChar w:fldCharType="separate"/>
          </w:r>
          <w:r w:rsidRPr="008B55C5">
            <w:rPr>
              <w:rStyle w:val="Hyperlink"/>
              <w:rFonts w:ascii="Arial" w:hAnsi="Arial" w:cs="Arial"/>
              <w:bCs/>
              <w:noProof/>
            </w:rPr>
            <w:t>3.3.3.Wildfire Data</w:t>
          </w:r>
          <w:r>
            <w:rPr>
              <w:noProof/>
              <w:webHidden/>
            </w:rPr>
            <w:tab/>
          </w:r>
          <w:r>
            <w:rPr>
              <w:noProof/>
              <w:webHidden/>
            </w:rPr>
            <w:fldChar w:fldCharType="begin"/>
          </w:r>
          <w:r>
            <w:rPr>
              <w:noProof/>
              <w:webHidden/>
            </w:rPr>
            <w:instrText xml:space="preserve"> PAGEREF _Toc216955741 \h </w:instrText>
          </w:r>
          <w:r>
            <w:rPr>
              <w:noProof/>
              <w:webHidden/>
            </w:rPr>
          </w:r>
          <w:r>
            <w:rPr>
              <w:noProof/>
              <w:webHidden/>
            </w:rPr>
            <w:fldChar w:fldCharType="separate"/>
          </w:r>
          <w:r>
            <w:rPr>
              <w:noProof/>
              <w:webHidden/>
            </w:rPr>
            <w:t>18</w:t>
          </w:r>
          <w:r>
            <w:rPr>
              <w:noProof/>
              <w:webHidden/>
            </w:rPr>
            <w:fldChar w:fldCharType="end"/>
          </w:r>
          <w:r>
            <w:fldChar w:fldCharType="end"/>
          </w:r>
        </w:p>
        <w:p w:rsidR="004B6E21" w:rsidP="00242C61" w:rsidRDefault="004B6E21" w14:paraId="15900BDB" w14:textId="73963395">
          <w:pPr>
            <w:pStyle w:val="TOC2"/>
            <w:tabs>
              <w:tab w:val="right" w:leader="dot" w:pos="9060"/>
            </w:tabs>
            <w:jc w:val="both"/>
            <w:rPr>
              <w:noProof/>
              <w:sz w:val="24"/>
              <w:szCs w:val="24"/>
              <w:lang w:val="pt-PT"/>
            </w:rPr>
            <w:pPrChange w:author="Ana Cristina Machado Russo" w:date="2025-12-29T09:43:00Z" w16du:dateUtc="2025-12-29T09:43:00Z" w:id="68">
              <w:pPr>
                <w:pStyle w:val="TOC2"/>
                <w:tabs>
                  <w:tab w:val="right" w:leader="dot" w:pos="9060"/>
                </w:tabs>
              </w:pPr>
            </w:pPrChange>
          </w:pPr>
          <w:r>
            <w:fldChar w:fldCharType="begin"/>
          </w:r>
          <w:r>
            <w:instrText>HYPERLINK \l "_Toc216955742"</w:instrText>
          </w:r>
          <w:r>
            <w:fldChar w:fldCharType="separate"/>
          </w:r>
          <w:r w:rsidRPr="008B55C5">
            <w:rPr>
              <w:rStyle w:val="Hyperlink"/>
              <w:rFonts w:ascii="Arial" w:hAnsi="Arial" w:cs="Arial"/>
              <w:noProof/>
            </w:rPr>
            <w:t>3.4.Data Preparation</w:t>
          </w:r>
          <w:r>
            <w:rPr>
              <w:noProof/>
              <w:webHidden/>
            </w:rPr>
            <w:tab/>
          </w:r>
          <w:r>
            <w:rPr>
              <w:noProof/>
              <w:webHidden/>
            </w:rPr>
            <w:fldChar w:fldCharType="begin"/>
          </w:r>
          <w:r>
            <w:rPr>
              <w:noProof/>
              <w:webHidden/>
            </w:rPr>
            <w:instrText xml:space="preserve"> PAGEREF _Toc216955742 \h </w:instrText>
          </w:r>
          <w:r>
            <w:rPr>
              <w:noProof/>
              <w:webHidden/>
            </w:rPr>
          </w:r>
          <w:r>
            <w:rPr>
              <w:noProof/>
              <w:webHidden/>
            </w:rPr>
            <w:fldChar w:fldCharType="separate"/>
          </w:r>
          <w:r>
            <w:rPr>
              <w:noProof/>
              <w:webHidden/>
            </w:rPr>
            <w:t>19</w:t>
          </w:r>
          <w:r>
            <w:rPr>
              <w:noProof/>
              <w:webHidden/>
            </w:rPr>
            <w:fldChar w:fldCharType="end"/>
          </w:r>
          <w:r>
            <w:fldChar w:fldCharType="end"/>
          </w:r>
        </w:p>
        <w:p w:rsidR="004B6E21" w:rsidP="00242C61" w:rsidRDefault="004B6E21" w14:paraId="52238FA6" w14:textId="6516538E">
          <w:pPr>
            <w:pStyle w:val="TOC3"/>
            <w:tabs>
              <w:tab w:val="right" w:leader="dot" w:pos="9060"/>
            </w:tabs>
            <w:jc w:val="both"/>
            <w:rPr>
              <w:noProof/>
              <w:sz w:val="24"/>
              <w:szCs w:val="24"/>
              <w:lang w:val="pt-PT"/>
            </w:rPr>
            <w:pPrChange w:author="Ana Cristina Machado Russo" w:date="2025-12-29T09:43:00Z" w16du:dateUtc="2025-12-29T09:43:00Z" w:id="69">
              <w:pPr>
                <w:pStyle w:val="TOC3"/>
                <w:tabs>
                  <w:tab w:val="right" w:leader="dot" w:pos="9060"/>
                </w:tabs>
              </w:pPr>
            </w:pPrChange>
          </w:pPr>
          <w:r>
            <w:fldChar w:fldCharType="begin"/>
          </w:r>
          <w:r>
            <w:instrText>HYPERLINK \l "_Toc216955743"</w:instrText>
          </w:r>
          <w:r>
            <w:fldChar w:fldCharType="separate"/>
          </w:r>
          <w:r w:rsidRPr="008B55C5">
            <w:rPr>
              <w:rStyle w:val="Hyperlink"/>
              <w:rFonts w:ascii="Arial" w:hAnsi="Arial" w:cs="Arial"/>
              <w:noProof/>
            </w:rPr>
            <w:t>3.4.1.Masks</w:t>
          </w:r>
          <w:r>
            <w:rPr>
              <w:noProof/>
              <w:webHidden/>
            </w:rPr>
            <w:tab/>
          </w:r>
          <w:r>
            <w:rPr>
              <w:noProof/>
              <w:webHidden/>
            </w:rPr>
            <w:fldChar w:fldCharType="begin"/>
          </w:r>
          <w:r>
            <w:rPr>
              <w:noProof/>
              <w:webHidden/>
            </w:rPr>
            <w:instrText xml:space="preserve"> PAGEREF _Toc216955743 \h </w:instrText>
          </w:r>
          <w:r>
            <w:rPr>
              <w:noProof/>
              <w:webHidden/>
            </w:rPr>
          </w:r>
          <w:r>
            <w:rPr>
              <w:noProof/>
              <w:webHidden/>
            </w:rPr>
            <w:fldChar w:fldCharType="separate"/>
          </w:r>
          <w:r>
            <w:rPr>
              <w:noProof/>
              <w:webHidden/>
            </w:rPr>
            <w:t>19</w:t>
          </w:r>
          <w:r>
            <w:rPr>
              <w:noProof/>
              <w:webHidden/>
            </w:rPr>
            <w:fldChar w:fldCharType="end"/>
          </w:r>
          <w:r>
            <w:fldChar w:fldCharType="end"/>
          </w:r>
        </w:p>
        <w:p w:rsidR="004B6E21" w:rsidP="00242C61" w:rsidRDefault="004B6E21" w14:paraId="394AAAE6" w14:textId="511FCDC6">
          <w:pPr>
            <w:pStyle w:val="TOC3"/>
            <w:tabs>
              <w:tab w:val="right" w:leader="dot" w:pos="9060"/>
            </w:tabs>
            <w:jc w:val="both"/>
            <w:rPr>
              <w:noProof/>
              <w:sz w:val="24"/>
              <w:szCs w:val="24"/>
              <w:lang w:val="pt-PT"/>
            </w:rPr>
            <w:pPrChange w:author="Ana Cristina Machado Russo" w:date="2025-12-29T09:43:00Z" w16du:dateUtc="2025-12-29T09:43:00Z" w:id="70">
              <w:pPr>
                <w:pStyle w:val="TOC3"/>
                <w:tabs>
                  <w:tab w:val="right" w:leader="dot" w:pos="9060"/>
                </w:tabs>
              </w:pPr>
            </w:pPrChange>
          </w:pPr>
          <w:r>
            <w:fldChar w:fldCharType="begin"/>
          </w:r>
          <w:r>
            <w:instrText>HYPERLINK \l "_Toc216955744"</w:instrText>
          </w:r>
          <w:r>
            <w:fldChar w:fldCharType="separate"/>
          </w:r>
          <w:r w:rsidRPr="008B55C5">
            <w:rPr>
              <w:rStyle w:val="Hyperlink"/>
              <w:rFonts w:ascii="Arial" w:hAnsi="Arial" w:cs="Arial"/>
              <w:noProof/>
            </w:rPr>
            <w:t>3.4.2.Data Changes</w:t>
          </w:r>
          <w:r>
            <w:rPr>
              <w:noProof/>
              <w:webHidden/>
            </w:rPr>
            <w:tab/>
          </w:r>
          <w:r>
            <w:rPr>
              <w:noProof/>
              <w:webHidden/>
            </w:rPr>
            <w:fldChar w:fldCharType="begin"/>
          </w:r>
          <w:r>
            <w:rPr>
              <w:noProof/>
              <w:webHidden/>
            </w:rPr>
            <w:instrText xml:space="preserve"> PAGEREF _Toc216955744 \h </w:instrText>
          </w:r>
          <w:r>
            <w:rPr>
              <w:noProof/>
              <w:webHidden/>
            </w:rPr>
          </w:r>
          <w:r>
            <w:rPr>
              <w:noProof/>
              <w:webHidden/>
            </w:rPr>
            <w:fldChar w:fldCharType="separate"/>
          </w:r>
          <w:r>
            <w:rPr>
              <w:noProof/>
              <w:webHidden/>
            </w:rPr>
            <w:t>20</w:t>
          </w:r>
          <w:r>
            <w:rPr>
              <w:noProof/>
              <w:webHidden/>
            </w:rPr>
            <w:fldChar w:fldCharType="end"/>
          </w:r>
          <w:r>
            <w:fldChar w:fldCharType="end"/>
          </w:r>
        </w:p>
        <w:p w:rsidR="004B6E21" w:rsidP="00242C61" w:rsidRDefault="004B6E21" w14:paraId="008AF9FF" w14:textId="699FF23E">
          <w:pPr>
            <w:pStyle w:val="TOC2"/>
            <w:tabs>
              <w:tab w:val="right" w:leader="dot" w:pos="9060"/>
            </w:tabs>
            <w:jc w:val="both"/>
            <w:rPr>
              <w:noProof/>
              <w:sz w:val="24"/>
              <w:szCs w:val="24"/>
              <w:lang w:val="pt-PT"/>
            </w:rPr>
            <w:pPrChange w:author="Ana Cristina Machado Russo" w:date="2025-12-29T09:43:00Z" w16du:dateUtc="2025-12-29T09:43:00Z" w:id="71">
              <w:pPr>
                <w:pStyle w:val="TOC2"/>
                <w:tabs>
                  <w:tab w:val="right" w:leader="dot" w:pos="9060"/>
                </w:tabs>
              </w:pPr>
            </w:pPrChange>
          </w:pPr>
          <w:r>
            <w:fldChar w:fldCharType="begin"/>
          </w:r>
          <w:r>
            <w:instrText>HYPERLINK \l "_Toc216955745"</w:instrText>
          </w:r>
          <w:r>
            <w:fldChar w:fldCharType="separate"/>
          </w:r>
          <w:r w:rsidRPr="008B55C5">
            <w:rPr>
              <w:rStyle w:val="Hyperlink"/>
              <w:rFonts w:ascii="Arial" w:hAnsi="Arial" w:cs="Arial"/>
              <w:noProof/>
            </w:rPr>
            <w:t>3.5.Data Understanding</w:t>
          </w:r>
          <w:r>
            <w:rPr>
              <w:noProof/>
              <w:webHidden/>
            </w:rPr>
            <w:tab/>
          </w:r>
          <w:r>
            <w:rPr>
              <w:noProof/>
              <w:webHidden/>
            </w:rPr>
            <w:fldChar w:fldCharType="begin"/>
          </w:r>
          <w:r>
            <w:rPr>
              <w:noProof/>
              <w:webHidden/>
            </w:rPr>
            <w:instrText xml:space="preserve"> PAGEREF _Toc216955745 \h </w:instrText>
          </w:r>
          <w:r>
            <w:rPr>
              <w:noProof/>
              <w:webHidden/>
            </w:rPr>
          </w:r>
          <w:r>
            <w:rPr>
              <w:noProof/>
              <w:webHidden/>
            </w:rPr>
            <w:fldChar w:fldCharType="separate"/>
          </w:r>
          <w:r>
            <w:rPr>
              <w:noProof/>
              <w:webHidden/>
            </w:rPr>
            <w:t>20</w:t>
          </w:r>
          <w:r>
            <w:rPr>
              <w:noProof/>
              <w:webHidden/>
            </w:rPr>
            <w:fldChar w:fldCharType="end"/>
          </w:r>
          <w:r>
            <w:fldChar w:fldCharType="end"/>
          </w:r>
        </w:p>
        <w:p w:rsidR="004B6E21" w:rsidP="00242C61" w:rsidRDefault="004B6E21" w14:paraId="6EA56734" w14:textId="52AABEAF">
          <w:pPr>
            <w:pStyle w:val="TOC3"/>
            <w:tabs>
              <w:tab w:val="right" w:leader="dot" w:pos="9060"/>
            </w:tabs>
            <w:jc w:val="both"/>
            <w:rPr>
              <w:noProof/>
              <w:sz w:val="24"/>
              <w:szCs w:val="24"/>
              <w:lang w:val="pt-PT"/>
            </w:rPr>
            <w:pPrChange w:author="Ana Cristina Machado Russo" w:date="2025-12-29T09:43:00Z" w16du:dateUtc="2025-12-29T09:43:00Z" w:id="72">
              <w:pPr>
                <w:pStyle w:val="TOC3"/>
                <w:tabs>
                  <w:tab w:val="right" w:leader="dot" w:pos="9060"/>
                </w:tabs>
              </w:pPr>
            </w:pPrChange>
          </w:pPr>
          <w:r>
            <w:fldChar w:fldCharType="begin"/>
          </w:r>
          <w:r>
            <w:instrText>HYPERLINK \l "_Toc216955746"</w:instrText>
          </w:r>
          <w:r>
            <w:fldChar w:fldCharType="separate"/>
          </w:r>
          <w:r w:rsidRPr="008B55C5">
            <w:rPr>
              <w:rStyle w:val="Hyperlink"/>
              <w:rFonts w:ascii="Arial" w:hAnsi="Arial" w:cs="Arial"/>
              <w:noProof/>
            </w:rPr>
            <w:t>3.5.1.Pollutant Data</w:t>
          </w:r>
          <w:r>
            <w:rPr>
              <w:noProof/>
              <w:webHidden/>
            </w:rPr>
            <w:tab/>
          </w:r>
          <w:r>
            <w:rPr>
              <w:noProof/>
              <w:webHidden/>
            </w:rPr>
            <w:fldChar w:fldCharType="begin"/>
          </w:r>
          <w:r>
            <w:rPr>
              <w:noProof/>
              <w:webHidden/>
            </w:rPr>
            <w:instrText xml:space="preserve"> PAGEREF _Toc216955746 \h </w:instrText>
          </w:r>
          <w:r>
            <w:rPr>
              <w:noProof/>
              <w:webHidden/>
            </w:rPr>
          </w:r>
          <w:r>
            <w:rPr>
              <w:noProof/>
              <w:webHidden/>
            </w:rPr>
            <w:fldChar w:fldCharType="separate"/>
          </w:r>
          <w:r>
            <w:rPr>
              <w:noProof/>
              <w:webHidden/>
            </w:rPr>
            <w:t>20</w:t>
          </w:r>
          <w:r>
            <w:rPr>
              <w:noProof/>
              <w:webHidden/>
            </w:rPr>
            <w:fldChar w:fldCharType="end"/>
          </w:r>
          <w:r>
            <w:fldChar w:fldCharType="end"/>
          </w:r>
        </w:p>
        <w:p w:rsidR="004B6E21" w:rsidP="00242C61" w:rsidRDefault="004B6E21" w14:paraId="5A751F3D" w14:textId="7C7BB46D">
          <w:pPr>
            <w:pStyle w:val="TOC3"/>
            <w:tabs>
              <w:tab w:val="right" w:leader="dot" w:pos="9060"/>
            </w:tabs>
            <w:jc w:val="both"/>
            <w:rPr>
              <w:noProof/>
              <w:sz w:val="24"/>
              <w:szCs w:val="24"/>
              <w:lang w:val="pt-PT"/>
            </w:rPr>
            <w:pPrChange w:author="Ana Cristina Machado Russo" w:date="2025-12-29T09:43:00Z" w16du:dateUtc="2025-12-29T09:43:00Z" w:id="73">
              <w:pPr>
                <w:pStyle w:val="TOC3"/>
                <w:tabs>
                  <w:tab w:val="right" w:leader="dot" w:pos="9060"/>
                </w:tabs>
              </w:pPr>
            </w:pPrChange>
          </w:pPr>
          <w:r>
            <w:fldChar w:fldCharType="begin"/>
          </w:r>
          <w:r>
            <w:instrText>HYPERLINK \l "_Toc216955747"</w:instrText>
          </w:r>
          <w:r>
            <w:fldChar w:fldCharType="separate"/>
          </w:r>
          <w:r w:rsidRPr="008B55C5">
            <w:rPr>
              <w:rStyle w:val="Hyperlink"/>
              <w:rFonts w:ascii="Arial" w:hAnsi="Arial" w:cs="Arial"/>
              <w:bCs/>
              <w:noProof/>
            </w:rPr>
            <w:t>3.5.2.Wildfire Data</w:t>
          </w:r>
          <w:r>
            <w:rPr>
              <w:noProof/>
              <w:webHidden/>
            </w:rPr>
            <w:tab/>
          </w:r>
          <w:r>
            <w:rPr>
              <w:noProof/>
              <w:webHidden/>
            </w:rPr>
            <w:fldChar w:fldCharType="begin"/>
          </w:r>
          <w:r>
            <w:rPr>
              <w:noProof/>
              <w:webHidden/>
            </w:rPr>
            <w:instrText xml:space="preserve"> PAGEREF _Toc216955747 \h </w:instrText>
          </w:r>
          <w:r>
            <w:rPr>
              <w:noProof/>
              <w:webHidden/>
            </w:rPr>
          </w:r>
          <w:r>
            <w:rPr>
              <w:noProof/>
              <w:webHidden/>
            </w:rPr>
            <w:fldChar w:fldCharType="separate"/>
          </w:r>
          <w:r>
            <w:rPr>
              <w:noProof/>
              <w:webHidden/>
            </w:rPr>
            <w:t>21</w:t>
          </w:r>
          <w:r>
            <w:rPr>
              <w:noProof/>
              <w:webHidden/>
            </w:rPr>
            <w:fldChar w:fldCharType="end"/>
          </w:r>
          <w:r>
            <w:fldChar w:fldCharType="end"/>
          </w:r>
        </w:p>
        <w:p w:rsidR="004B6E21" w:rsidP="00242C61" w:rsidRDefault="004B6E21" w14:paraId="5A3C5B5F" w14:textId="2E6428FA">
          <w:pPr>
            <w:pStyle w:val="TOC1"/>
            <w:tabs>
              <w:tab w:val="right" w:leader="dot" w:pos="9060"/>
            </w:tabs>
            <w:jc w:val="both"/>
            <w:rPr>
              <w:noProof/>
              <w:sz w:val="24"/>
              <w:szCs w:val="24"/>
              <w:lang w:val="pt-PT"/>
            </w:rPr>
            <w:pPrChange w:author="Ana Cristina Machado Russo" w:date="2025-12-29T09:43:00Z" w16du:dateUtc="2025-12-29T09:43:00Z" w:id="74">
              <w:pPr>
                <w:pStyle w:val="TOC1"/>
                <w:tabs>
                  <w:tab w:val="right" w:leader="dot" w:pos="9060"/>
                </w:tabs>
              </w:pPr>
            </w:pPrChange>
          </w:pPr>
          <w:r>
            <w:fldChar w:fldCharType="begin"/>
          </w:r>
          <w:r>
            <w:instrText>HYPERLINK \l "_Toc216955748"</w:instrText>
          </w:r>
          <w:r>
            <w:fldChar w:fldCharType="separate"/>
          </w:r>
          <w:r w:rsidRPr="008B55C5">
            <w:rPr>
              <w:rStyle w:val="Hyperlink"/>
              <w:rFonts w:ascii="Arial" w:hAnsi="Arial" w:cs="Arial"/>
              <w:noProof/>
            </w:rPr>
            <w:t>4.Methodology</w:t>
          </w:r>
          <w:r>
            <w:rPr>
              <w:noProof/>
              <w:webHidden/>
            </w:rPr>
            <w:tab/>
          </w:r>
          <w:r>
            <w:rPr>
              <w:noProof/>
              <w:webHidden/>
            </w:rPr>
            <w:fldChar w:fldCharType="begin"/>
          </w:r>
          <w:r>
            <w:rPr>
              <w:noProof/>
              <w:webHidden/>
            </w:rPr>
            <w:instrText xml:space="preserve"> PAGEREF _Toc216955748 \h </w:instrText>
          </w:r>
          <w:r>
            <w:rPr>
              <w:noProof/>
              <w:webHidden/>
            </w:rPr>
          </w:r>
          <w:r>
            <w:rPr>
              <w:noProof/>
              <w:webHidden/>
            </w:rPr>
            <w:fldChar w:fldCharType="separate"/>
          </w:r>
          <w:r>
            <w:rPr>
              <w:noProof/>
              <w:webHidden/>
            </w:rPr>
            <w:t>22</w:t>
          </w:r>
          <w:r>
            <w:rPr>
              <w:noProof/>
              <w:webHidden/>
            </w:rPr>
            <w:fldChar w:fldCharType="end"/>
          </w:r>
          <w:r>
            <w:fldChar w:fldCharType="end"/>
          </w:r>
        </w:p>
        <w:p w:rsidR="004B6E21" w:rsidP="00242C61" w:rsidRDefault="004B6E21" w14:paraId="588A4126" w14:textId="28B5515F">
          <w:pPr>
            <w:pStyle w:val="TOC1"/>
            <w:tabs>
              <w:tab w:val="right" w:leader="dot" w:pos="9060"/>
            </w:tabs>
            <w:jc w:val="both"/>
            <w:rPr>
              <w:noProof/>
              <w:sz w:val="24"/>
              <w:szCs w:val="24"/>
              <w:lang w:val="pt-PT"/>
            </w:rPr>
            <w:pPrChange w:author="Ana Cristina Machado Russo" w:date="2025-12-29T09:43:00Z" w16du:dateUtc="2025-12-29T09:43:00Z" w:id="75">
              <w:pPr>
                <w:pStyle w:val="TOC1"/>
                <w:tabs>
                  <w:tab w:val="right" w:leader="dot" w:pos="9060"/>
                </w:tabs>
              </w:pPr>
            </w:pPrChange>
          </w:pPr>
          <w:r>
            <w:fldChar w:fldCharType="begin"/>
          </w:r>
          <w:r>
            <w:instrText>HYPERLINK \l "_Toc216955749"</w:instrText>
          </w:r>
          <w:r>
            <w:fldChar w:fldCharType="separate"/>
          </w:r>
          <w:r w:rsidRPr="008B55C5">
            <w:rPr>
              <w:rStyle w:val="Hyperlink"/>
              <w:rFonts w:ascii="Arial" w:hAnsi="Arial" w:cs="Arial"/>
              <w:noProof/>
            </w:rPr>
            <w:t>5.Results</w:t>
          </w:r>
          <w:r>
            <w:rPr>
              <w:noProof/>
              <w:webHidden/>
            </w:rPr>
            <w:tab/>
          </w:r>
          <w:r>
            <w:rPr>
              <w:noProof/>
              <w:webHidden/>
            </w:rPr>
            <w:fldChar w:fldCharType="begin"/>
          </w:r>
          <w:r>
            <w:rPr>
              <w:noProof/>
              <w:webHidden/>
            </w:rPr>
            <w:instrText xml:space="preserve"> PAGEREF _Toc216955749 \h </w:instrText>
          </w:r>
          <w:r>
            <w:rPr>
              <w:noProof/>
              <w:webHidden/>
            </w:rPr>
          </w:r>
          <w:r>
            <w:rPr>
              <w:noProof/>
              <w:webHidden/>
            </w:rPr>
            <w:fldChar w:fldCharType="separate"/>
          </w:r>
          <w:r>
            <w:rPr>
              <w:noProof/>
              <w:webHidden/>
            </w:rPr>
            <w:t>24</w:t>
          </w:r>
          <w:r>
            <w:rPr>
              <w:noProof/>
              <w:webHidden/>
            </w:rPr>
            <w:fldChar w:fldCharType="end"/>
          </w:r>
          <w:r>
            <w:fldChar w:fldCharType="end"/>
          </w:r>
        </w:p>
        <w:p w:rsidR="004B6E21" w:rsidP="00242C61" w:rsidRDefault="004B6E21" w14:paraId="4AF22F63" w14:textId="3A874F11">
          <w:pPr>
            <w:pStyle w:val="TOC1"/>
            <w:tabs>
              <w:tab w:val="right" w:leader="dot" w:pos="9060"/>
            </w:tabs>
            <w:jc w:val="both"/>
            <w:rPr>
              <w:noProof/>
              <w:sz w:val="24"/>
              <w:szCs w:val="24"/>
              <w:lang w:val="pt-PT"/>
            </w:rPr>
            <w:pPrChange w:author="Ana Cristina Machado Russo" w:date="2025-12-29T09:43:00Z" w16du:dateUtc="2025-12-29T09:43:00Z" w:id="76">
              <w:pPr>
                <w:pStyle w:val="TOC1"/>
                <w:tabs>
                  <w:tab w:val="right" w:leader="dot" w:pos="9060"/>
                </w:tabs>
              </w:pPr>
            </w:pPrChange>
          </w:pPr>
          <w:r>
            <w:fldChar w:fldCharType="begin"/>
          </w:r>
          <w:r>
            <w:instrText>HYPERLINK \l "_Toc216955750"</w:instrText>
          </w:r>
          <w:r>
            <w:fldChar w:fldCharType="separate"/>
          </w:r>
          <w:r w:rsidRPr="008B55C5">
            <w:rPr>
              <w:rStyle w:val="Hyperlink"/>
              <w:rFonts w:ascii="Arial" w:hAnsi="Arial" w:cs="Arial"/>
              <w:noProof/>
            </w:rPr>
            <w:t>6.Discussion</w:t>
          </w:r>
          <w:r>
            <w:rPr>
              <w:noProof/>
              <w:webHidden/>
            </w:rPr>
            <w:tab/>
          </w:r>
          <w:r>
            <w:rPr>
              <w:noProof/>
              <w:webHidden/>
            </w:rPr>
            <w:fldChar w:fldCharType="begin"/>
          </w:r>
          <w:r>
            <w:rPr>
              <w:noProof/>
              <w:webHidden/>
            </w:rPr>
            <w:instrText xml:space="preserve"> PAGEREF _Toc216955750 \h </w:instrText>
          </w:r>
          <w:r>
            <w:rPr>
              <w:noProof/>
              <w:webHidden/>
            </w:rPr>
          </w:r>
          <w:r>
            <w:rPr>
              <w:noProof/>
              <w:webHidden/>
            </w:rPr>
            <w:fldChar w:fldCharType="separate"/>
          </w:r>
          <w:r>
            <w:rPr>
              <w:noProof/>
              <w:webHidden/>
            </w:rPr>
            <w:t>25</w:t>
          </w:r>
          <w:r>
            <w:rPr>
              <w:noProof/>
              <w:webHidden/>
            </w:rPr>
            <w:fldChar w:fldCharType="end"/>
          </w:r>
          <w:r>
            <w:fldChar w:fldCharType="end"/>
          </w:r>
        </w:p>
        <w:p w:rsidR="004B6E21" w:rsidP="00242C61" w:rsidRDefault="004B6E21" w14:paraId="4810C7F9" w14:textId="039B9D28">
          <w:pPr>
            <w:pStyle w:val="TOC1"/>
            <w:tabs>
              <w:tab w:val="right" w:leader="dot" w:pos="9060"/>
            </w:tabs>
            <w:jc w:val="both"/>
            <w:rPr>
              <w:noProof/>
              <w:sz w:val="24"/>
              <w:szCs w:val="24"/>
              <w:lang w:val="pt-PT"/>
            </w:rPr>
            <w:pPrChange w:author="Ana Cristina Machado Russo" w:date="2025-12-29T09:43:00Z" w16du:dateUtc="2025-12-29T09:43:00Z" w:id="77">
              <w:pPr>
                <w:pStyle w:val="TOC1"/>
                <w:tabs>
                  <w:tab w:val="right" w:leader="dot" w:pos="9060"/>
                </w:tabs>
              </w:pPr>
            </w:pPrChange>
          </w:pPr>
          <w:r>
            <w:fldChar w:fldCharType="begin"/>
          </w:r>
          <w:r>
            <w:instrText>HYPERLINK \l "_Toc216955751"</w:instrText>
          </w:r>
          <w:r>
            <w:fldChar w:fldCharType="separate"/>
          </w:r>
          <w:r w:rsidRPr="008B55C5">
            <w:rPr>
              <w:rStyle w:val="Hyperlink"/>
              <w:rFonts w:ascii="Arial" w:hAnsi="Arial" w:cs="Arial"/>
              <w:noProof/>
            </w:rPr>
            <w:t>7.Conclusion</w:t>
          </w:r>
          <w:r>
            <w:rPr>
              <w:noProof/>
              <w:webHidden/>
            </w:rPr>
            <w:tab/>
          </w:r>
          <w:r>
            <w:rPr>
              <w:noProof/>
              <w:webHidden/>
            </w:rPr>
            <w:fldChar w:fldCharType="begin"/>
          </w:r>
          <w:r>
            <w:rPr>
              <w:noProof/>
              <w:webHidden/>
            </w:rPr>
            <w:instrText xml:space="preserve"> PAGEREF _Toc216955751 \h </w:instrText>
          </w:r>
          <w:r>
            <w:rPr>
              <w:noProof/>
              <w:webHidden/>
            </w:rPr>
          </w:r>
          <w:r>
            <w:rPr>
              <w:noProof/>
              <w:webHidden/>
            </w:rPr>
            <w:fldChar w:fldCharType="separate"/>
          </w:r>
          <w:r>
            <w:rPr>
              <w:noProof/>
              <w:webHidden/>
            </w:rPr>
            <w:t>26</w:t>
          </w:r>
          <w:r>
            <w:rPr>
              <w:noProof/>
              <w:webHidden/>
            </w:rPr>
            <w:fldChar w:fldCharType="end"/>
          </w:r>
          <w:r>
            <w:fldChar w:fldCharType="end"/>
          </w:r>
        </w:p>
        <w:p w:rsidR="004B6E21" w:rsidP="00242C61" w:rsidRDefault="004B6E21" w14:paraId="46D48196" w14:textId="0F97ED37">
          <w:pPr>
            <w:pStyle w:val="TOC1"/>
            <w:tabs>
              <w:tab w:val="right" w:leader="dot" w:pos="9060"/>
            </w:tabs>
            <w:jc w:val="both"/>
            <w:rPr>
              <w:noProof/>
              <w:sz w:val="24"/>
              <w:szCs w:val="24"/>
              <w:lang w:val="pt-PT"/>
            </w:rPr>
            <w:pPrChange w:author="Ana Cristina Machado Russo" w:date="2025-12-29T09:43:00Z" w16du:dateUtc="2025-12-29T09:43:00Z" w:id="78">
              <w:pPr>
                <w:pStyle w:val="TOC1"/>
                <w:tabs>
                  <w:tab w:val="right" w:leader="dot" w:pos="9060"/>
                </w:tabs>
              </w:pPr>
            </w:pPrChange>
          </w:pPr>
          <w:r>
            <w:fldChar w:fldCharType="begin"/>
          </w:r>
          <w:r>
            <w:instrText>HYPERLINK \l "_Toc216955752"</w:instrText>
          </w:r>
          <w:r>
            <w:fldChar w:fldCharType="separate"/>
          </w:r>
          <w:r w:rsidRPr="008B55C5">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_Toc216955752 \h </w:instrText>
          </w:r>
          <w:r>
            <w:rPr>
              <w:noProof/>
              <w:webHidden/>
            </w:rPr>
          </w:r>
          <w:r>
            <w:rPr>
              <w:noProof/>
              <w:webHidden/>
            </w:rPr>
            <w:fldChar w:fldCharType="separate"/>
          </w:r>
          <w:r>
            <w:rPr>
              <w:noProof/>
              <w:webHidden/>
            </w:rPr>
            <w:t>27</w:t>
          </w:r>
          <w:r>
            <w:rPr>
              <w:noProof/>
              <w:webHidden/>
            </w:rPr>
            <w:fldChar w:fldCharType="end"/>
          </w:r>
          <w:r>
            <w:fldChar w:fldCharType="end"/>
          </w:r>
        </w:p>
        <w:p w:rsidR="004B6E21" w:rsidP="00242C61" w:rsidRDefault="004B6E21" w14:paraId="617C2112" w14:textId="4B2360C2">
          <w:pPr>
            <w:pStyle w:val="TOC1"/>
            <w:tabs>
              <w:tab w:val="right" w:leader="dot" w:pos="9060"/>
            </w:tabs>
            <w:jc w:val="both"/>
            <w:rPr>
              <w:noProof/>
              <w:sz w:val="24"/>
              <w:szCs w:val="24"/>
              <w:lang w:val="pt-PT"/>
            </w:rPr>
            <w:pPrChange w:author="Ana Cristina Machado Russo" w:date="2025-12-29T09:43:00Z" w16du:dateUtc="2025-12-29T09:43:00Z" w:id="79">
              <w:pPr>
                <w:pStyle w:val="TOC1"/>
                <w:tabs>
                  <w:tab w:val="right" w:leader="dot" w:pos="9060"/>
                </w:tabs>
              </w:pPr>
            </w:pPrChange>
          </w:pPr>
          <w:r>
            <w:fldChar w:fldCharType="begin"/>
          </w:r>
          <w:r>
            <w:instrText>HYPERLINK \l "_Toc216955753"</w:instrText>
          </w:r>
          <w:r>
            <w:fldChar w:fldCharType="separate"/>
          </w:r>
          <w:r w:rsidRPr="008B55C5">
            <w:rPr>
              <w:rStyle w:val="Hyperlink"/>
              <w:rFonts w:ascii="Arial" w:hAnsi="Arial" w:cs="Arial"/>
              <w:noProof/>
            </w:rPr>
            <w:t>Appendices</w:t>
          </w:r>
          <w:r>
            <w:rPr>
              <w:noProof/>
              <w:webHidden/>
            </w:rPr>
            <w:tab/>
          </w:r>
          <w:r>
            <w:rPr>
              <w:noProof/>
              <w:webHidden/>
            </w:rPr>
            <w:fldChar w:fldCharType="begin"/>
          </w:r>
          <w:r>
            <w:rPr>
              <w:noProof/>
              <w:webHidden/>
            </w:rPr>
            <w:instrText xml:space="preserve"> PAGEREF _Toc216955753 \h </w:instrText>
          </w:r>
          <w:r>
            <w:rPr>
              <w:noProof/>
              <w:webHidden/>
            </w:rPr>
          </w:r>
          <w:r>
            <w:rPr>
              <w:noProof/>
              <w:webHidden/>
            </w:rPr>
            <w:fldChar w:fldCharType="separate"/>
          </w:r>
          <w:r>
            <w:rPr>
              <w:noProof/>
              <w:webHidden/>
            </w:rPr>
            <w:t>29</w:t>
          </w:r>
          <w:r>
            <w:rPr>
              <w:noProof/>
              <w:webHidden/>
            </w:rPr>
            <w:fldChar w:fldCharType="end"/>
          </w:r>
          <w:r>
            <w:fldChar w:fldCharType="end"/>
          </w:r>
        </w:p>
        <w:p w:rsidRPr="008B5D1D" w:rsidR="007D690C" w:rsidP="00242C61" w:rsidRDefault="007D690C" w14:paraId="11D9B90F" w14:textId="720D979D">
          <w:pPr>
            <w:spacing w:line="360" w:lineRule="auto"/>
            <w:jc w:val="both"/>
            <w:rPr>
              <w:rFonts w:ascii="Arial" w:hAnsi="Arial" w:cs="Arial"/>
            </w:rPr>
            <w:pPrChange w:author="Ana Cristina Machado Russo" w:date="2025-12-29T09:43:00Z" w16du:dateUtc="2025-12-29T09:43:00Z" w:id="80">
              <w:pPr>
                <w:spacing w:line="360" w:lineRule="auto"/>
              </w:pPr>
            </w:pPrChange>
          </w:pPr>
          <w:r w:rsidRPr="008B5D1D">
            <w:rPr>
              <w:rFonts w:ascii="Arial" w:hAnsi="Arial" w:cs="Arial"/>
              <w:b/>
              <w:bCs/>
              <w:color w:val="000000" w:themeColor="text1"/>
            </w:rPr>
            <w:fldChar w:fldCharType="end"/>
          </w:r>
        </w:p>
      </w:sdtContent>
    </w:sdt>
    <w:p w:rsidRPr="008B5D1D" w:rsidR="00F26190" w:rsidP="00242C61" w:rsidRDefault="00F26190" w14:paraId="39ED6DB3" w14:textId="77777777">
      <w:pPr>
        <w:spacing w:line="360" w:lineRule="auto"/>
        <w:jc w:val="both"/>
        <w:rPr>
          <w:rFonts w:ascii="Arial" w:hAnsi="Arial" w:cs="Arial"/>
        </w:rPr>
        <w:pPrChange w:author="Ana Cristina Machado Russo" w:date="2025-12-29T09:43:00Z" w16du:dateUtc="2025-12-29T09:43:00Z" w:id="81">
          <w:pPr>
            <w:spacing w:line="360" w:lineRule="auto"/>
          </w:pPr>
        </w:pPrChange>
      </w:pPr>
      <w:r w:rsidRPr="008B5D1D">
        <w:rPr>
          <w:rFonts w:ascii="Arial" w:hAnsi="Arial" w:cs="Arial"/>
        </w:rPr>
        <w:br w:type="page"/>
      </w:r>
    </w:p>
    <w:p w:rsidRPr="006708EB" w:rsidR="00444288" w:rsidP="00242C61" w:rsidRDefault="00444288" w14:paraId="3F001E65" w14:textId="7CABF9DA">
      <w:pPr>
        <w:spacing w:line="360" w:lineRule="auto"/>
        <w:jc w:val="both"/>
        <w:rPr>
          <w:rFonts w:ascii="Arial" w:hAnsi="Arial" w:cs="Arial"/>
          <w:color w:val="000000" w:themeColor="text1"/>
          <w:sz w:val="28"/>
          <w:szCs w:val="28"/>
          <w:lang w:val="pt-PT"/>
        </w:rPr>
        <w:pPrChange w:author="Ana Cristina Machado Russo" w:date="2025-12-29T09:43:00Z" w16du:dateUtc="2025-12-29T09:43:00Z" w:id="82">
          <w:pPr>
            <w:spacing w:line="360" w:lineRule="auto"/>
          </w:pPr>
        </w:pPrChange>
      </w:pPr>
      <w:r w:rsidRPr="006708EB">
        <w:rPr>
          <w:rFonts w:ascii="Arial" w:hAnsi="Arial" w:cs="Arial"/>
          <w:color w:val="000000" w:themeColor="text1"/>
          <w:sz w:val="28"/>
          <w:szCs w:val="28"/>
          <w:lang w:val="pt-PT"/>
        </w:rPr>
        <w:t xml:space="preserve">List </w:t>
      </w:r>
      <w:r w:rsidRPr="006708EB" w:rsidR="007B2506">
        <w:rPr>
          <w:rFonts w:ascii="Arial" w:hAnsi="Arial" w:cs="Arial"/>
          <w:color w:val="000000" w:themeColor="text1"/>
          <w:sz w:val="28"/>
          <w:szCs w:val="28"/>
          <w:lang w:val="pt-PT"/>
        </w:rPr>
        <w:t xml:space="preserve">of </w:t>
      </w:r>
      <w:r w:rsidRPr="006708EB" w:rsidR="009B0FFD">
        <w:rPr>
          <w:rFonts w:ascii="Arial" w:hAnsi="Arial" w:cs="Arial"/>
          <w:color w:val="000000" w:themeColor="text1"/>
          <w:sz w:val="28"/>
          <w:szCs w:val="28"/>
          <w:lang w:val="pt-PT"/>
        </w:rPr>
        <w:t>F</w:t>
      </w:r>
      <w:r w:rsidRPr="006708EB" w:rsidR="007B2506">
        <w:rPr>
          <w:rFonts w:ascii="Arial" w:hAnsi="Arial" w:cs="Arial"/>
          <w:color w:val="000000" w:themeColor="text1"/>
          <w:sz w:val="28"/>
          <w:szCs w:val="28"/>
          <w:lang w:val="pt-PT"/>
        </w:rPr>
        <w:t>igures</w:t>
      </w:r>
    </w:p>
    <w:p w:rsidR="00532549" w:rsidP="00242C61" w:rsidRDefault="00D52946" w14:paraId="29168FF7" w14:textId="39660D64">
      <w:pPr>
        <w:pStyle w:val="TableofFigures"/>
        <w:tabs>
          <w:tab w:val="right" w:leader="dot" w:pos="9060"/>
        </w:tabs>
        <w:jc w:val="both"/>
        <w:rPr>
          <w:noProof/>
          <w:sz w:val="24"/>
          <w:szCs w:val="24"/>
          <w:lang w:val="pt-PT"/>
        </w:rPr>
        <w:pPrChange w:author="Ana Cristina Machado Russo" w:date="2025-12-29T09:43:00Z" w16du:dateUtc="2025-12-29T09:43:00Z" w:id="83">
          <w:pPr>
            <w:pStyle w:val="TableofFigures"/>
            <w:tabs>
              <w:tab w:val="right" w:leader="dot" w:pos="9060"/>
            </w:tabs>
          </w:pPr>
        </w:pPrChange>
      </w:pPr>
      <w:r>
        <w:rPr>
          <w:rFonts w:ascii="Arial" w:hAnsi="Arial" w:cs="Arial"/>
        </w:rPr>
        <w:fldChar w:fldCharType="begin"/>
      </w:r>
      <w:r>
        <w:rPr>
          <w:rFonts w:ascii="Arial" w:hAnsi="Arial" w:cs="Arial"/>
        </w:rPr>
        <w:instrText xml:space="preserve"> TOC \h \z \c "Figure" </w:instrText>
      </w:r>
      <w:r>
        <w:rPr>
          <w:rFonts w:ascii="Arial" w:hAnsi="Arial" w:cs="Arial"/>
        </w:rPr>
        <w:fldChar w:fldCharType="separate"/>
      </w:r>
      <w:r w:rsidR="00532549">
        <w:fldChar w:fldCharType="begin"/>
      </w:r>
      <w:r w:rsidR="00532549">
        <w:instrText>HYPERLINK \l "_Toc216957237"</w:instrText>
      </w:r>
      <w:r w:rsidR="00532549">
        <w:fldChar w:fldCharType="separate"/>
      </w:r>
      <w:r w:rsidRPr="000201F9" w:rsidR="00532549">
        <w:rPr>
          <w:rStyle w:val="Hyperlink"/>
          <w:rFonts w:ascii="Arial" w:hAnsi="Arial" w:cs="Arial"/>
          <w:noProof/>
        </w:rPr>
        <w:t>Figure 1 - Regions defined for the current study within the chosen study area – Portugal, Spain, Italy and Greece</w:t>
      </w:r>
      <w:r w:rsidR="00532549">
        <w:rPr>
          <w:noProof/>
          <w:webHidden/>
        </w:rPr>
        <w:tab/>
      </w:r>
      <w:r w:rsidR="00532549">
        <w:rPr>
          <w:noProof/>
          <w:webHidden/>
        </w:rPr>
        <w:fldChar w:fldCharType="begin"/>
      </w:r>
      <w:r w:rsidR="00532549">
        <w:rPr>
          <w:noProof/>
          <w:webHidden/>
        </w:rPr>
        <w:instrText xml:space="preserve"> PAGEREF _Toc216957237 \h </w:instrText>
      </w:r>
      <w:r w:rsidR="00532549">
        <w:rPr>
          <w:noProof/>
          <w:webHidden/>
        </w:rPr>
      </w:r>
      <w:r w:rsidR="00532549">
        <w:rPr>
          <w:noProof/>
          <w:webHidden/>
        </w:rPr>
        <w:fldChar w:fldCharType="separate"/>
      </w:r>
      <w:r w:rsidR="00532549">
        <w:rPr>
          <w:noProof/>
          <w:webHidden/>
        </w:rPr>
        <w:t>15</w:t>
      </w:r>
      <w:r w:rsidR="00532549">
        <w:rPr>
          <w:noProof/>
          <w:webHidden/>
        </w:rPr>
        <w:fldChar w:fldCharType="end"/>
      </w:r>
      <w:r w:rsidR="00532549">
        <w:fldChar w:fldCharType="end"/>
      </w:r>
    </w:p>
    <w:p w:rsidR="00532549" w:rsidP="00242C61" w:rsidRDefault="00532549" w14:paraId="619DCCAC" w14:textId="30FDDE2F">
      <w:pPr>
        <w:pStyle w:val="TableofFigures"/>
        <w:tabs>
          <w:tab w:val="right" w:leader="dot" w:pos="9060"/>
        </w:tabs>
        <w:jc w:val="both"/>
        <w:rPr>
          <w:noProof/>
          <w:sz w:val="24"/>
          <w:szCs w:val="24"/>
          <w:lang w:val="pt-PT"/>
        </w:rPr>
        <w:pPrChange w:author="Ana Cristina Machado Russo" w:date="2025-12-29T09:43:00Z" w16du:dateUtc="2025-12-29T09:43:00Z" w:id="84">
          <w:pPr>
            <w:pStyle w:val="TableofFigures"/>
            <w:tabs>
              <w:tab w:val="right" w:leader="dot" w:pos="9060"/>
            </w:tabs>
          </w:pPr>
        </w:pPrChange>
      </w:pPr>
      <w:r>
        <w:fldChar w:fldCharType="begin"/>
      </w:r>
      <w:r>
        <w:instrText>HYPERLINK \l "_Toc216957238"</w:instrText>
      </w:r>
      <w:r>
        <w:fldChar w:fldCharType="separate"/>
      </w:r>
      <w:r w:rsidRPr="000201F9">
        <w:rPr>
          <w:rStyle w:val="Hyperlink"/>
          <w:rFonts w:ascii="Arial" w:hAnsi="Arial" w:cs="Arial"/>
          <w:noProof/>
        </w:rPr>
        <w:t>Figure 2 - Grid masks created to represent the countries chosen within study area. Resolution 0.75ºx0.75º</w:t>
      </w:r>
      <w:r>
        <w:rPr>
          <w:noProof/>
          <w:webHidden/>
        </w:rPr>
        <w:tab/>
      </w:r>
      <w:r>
        <w:rPr>
          <w:noProof/>
          <w:webHidden/>
        </w:rPr>
        <w:fldChar w:fldCharType="begin"/>
      </w:r>
      <w:r>
        <w:rPr>
          <w:noProof/>
          <w:webHidden/>
        </w:rPr>
        <w:instrText xml:space="preserve"> PAGEREF _Toc216957238 \h </w:instrText>
      </w:r>
      <w:r>
        <w:rPr>
          <w:noProof/>
          <w:webHidden/>
        </w:rPr>
      </w:r>
      <w:r>
        <w:rPr>
          <w:noProof/>
          <w:webHidden/>
        </w:rPr>
        <w:fldChar w:fldCharType="separate"/>
      </w:r>
      <w:r>
        <w:rPr>
          <w:noProof/>
          <w:webHidden/>
        </w:rPr>
        <w:t>19</w:t>
      </w:r>
      <w:r>
        <w:rPr>
          <w:noProof/>
          <w:webHidden/>
        </w:rPr>
        <w:fldChar w:fldCharType="end"/>
      </w:r>
      <w:r>
        <w:fldChar w:fldCharType="end"/>
      </w:r>
    </w:p>
    <w:p w:rsidR="0001339B" w:rsidP="09A8E0CC" w:rsidRDefault="00D52946" w14:paraId="6AE79A5F" w14:textId="7DC1C96F">
      <w:pPr>
        <w:spacing w:line="360" w:lineRule="auto"/>
        <w:jc w:val="both"/>
        <w:rPr>
          <w:rFonts w:ascii="Arial" w:hAnsi="Arial" w:cs="Arial"/>
        </w:rPr>
      </w:pPr>
      <w:r w:rsidRPr="09A8E0CC">
        <w:rPr>
          <w:rFonts w:ascii="Arial" w:hAnsi="Arial" w:cs="Arial"/>
        </w:rPr>
        <w:fldChar w:fldCharType="end"/>
      </w:r>
    </w:p>
    <w:p w:rsidRPr="0001339B" w:rsidR="00F26190" w:rsidP="09A8E0CC" w:rsidRDefault="00F26190" w14:paraId="29E4A78F" w14:textId="64173F63">
      <w:pPr>
        <w:spacing w:line="360" w:lineRule="auto"/>
        <w:jc w:val="both"/>
        <w:rPr>
          <w:rFonts w:ascii="Arial" w:hAnsi="Arial" w:cs="Arial"/>
        </w:rPr>
      </w:pPr>
      <w:r w:rsidRPr="09A8E0CC">
        <w:rPr>
          <w:rFonts w:ascii="Arial" w:hAnsi="Arial" w:cs="Arial"/>
        </w:rPr>
        <w:br w:type="page"/>
      </w:r>
    </w:p>
    <w:p w:rsidRPr="0068086F" w:rsidR="007B2506" w:rsidP="09A8E0CC" w:rsidRDefault="00C44C61" w14:paraId="5290143A" w14:textId="649467EB">
      <w:pPr>
        <w:spacing w:line="360" w:lineRule="auto"/>
        <w:jc w:val="both"/>
        <w:rPr>
          <w:rFonts w:ascii="Arial" w:hAnsi="Arial" w:cs="Arial"/>
          <w:color w:val="000000" w:themeColor="text1"/>
          <w:sz w:val="28"/>
          <w:szCs w:val="28"/>
        </w:rPr>
      </w:pPr>
      <w:r w:rsidRPr="09A8E0CC" w:rsidR="09A8E0CC">
        <w:rPr>
          <w:rFonts w:ascii="Arial" w:hAnsi="Arial" w:cs="Arial"/>
          <w:color w:val="000000" w:themeColor="text1" w:themeTint="FF" w:themeShade="FF"/>
          <w:sz w:val="28"/>
          <w:szCs w:val="28"/>
        </w:rPr>
        <w:t>List of Tables</w:t>
      </w:r>
    </w:p>
    <w:p w:rsidR="00D52946" w:rsidP="09A8E0CC" w:rsidRDefault="00D52946" w14:paraId="2CED8D9E" w14:textId="77777777">
      <w:pPr>
        <w:spacing w:line="360" w:lineRule="auto"/>
        <w:jc w:val="both"/>
        <w:rPr>
          <w:rFonts w:ascii="Arial" w:hAnsi="Arial" w:cs="Arial"/>
        </w:rPr>
      </w:pPr>
    </w:p>
    <w:p w:rsidRPr="0068086F" w:rsidR="00F26190" w:rsidP="09A8E0CC" w:rsidRDefault="00F26190" w14:paraId="48533EBC" w14:textId="28179CF8">
      <w:pPr>
        <w:spacing w:line="360" w:lineRule="auto"/>
        <w:jc w:val="both"/>
        <w:rPr>
          <w:rFonts w:ascii="Arial" w:hAnsi="Arial" w:cs="Arial"/>
        </w:rPr>
      </w:pPr>
      <w:r w:rsidRPr="09A8E0CC">
        <w:rPr>
          <w:rFonts w:ascii="Arial" w:hAnsi="Arial" w:cs="Arial"/>
        </w:rPr>
        <w:br w:type="page"/>
      </w:r>
    </w:p>
    <w:p w:rsidRPr="0068086F" w:rsidR="00873FD0" w:rsidP="09A8E0CC" w:rsidRDefault="00D210B4" w14:paraId="1991D0D2" w14:textId="0D87091D">
      <w:pPr>
        <w:spacing w:line="360" w:lineRule="auto"/>
        <w:jc w:val="both"/>
        <w:rPr>
          <w:rFonts w:ascii="Arial" w:hAnsi="Arial" w:cs="Arial"/>
          <w:color w:val="000000" w:themeColor="text1"/>
          <w:sz w:val="28"/>
          <w:szCs w:val="28"/>
        </w:rPr>
      </w:pPr>
      <w:r w:rsidRPr="09A8E0CC" w:rsidR="09A8E0CC">
        <w:rPr>
          <w:rFonts w:ascii="Arial" w:hAnsi="Arial" w:cs="Arial"/>
          <w:color w:val="000000" w:themeColor="text1" w:themeTint="FF" w:themeShade="FF"/>
          <w:sz w:val="28"/>
          <w:szCs w:val="28"/>
        </w:rPr>
        <w:t>List of Abbreviations</w:t>
      </w:r>
    </w:p>
    <w:p w:rsidRPr="006708EB" w:rsidR="00F26190" w:rsidP="09A8E0CC" w:rsidRDefault="00395D20" w14:paraId="471F12A2" w14:textId="78104C06">
      <w:pPr>
        <w:spacing w:line="360" w:lineRule="auto"/>
        <w:jc w:val="both"/>
        <w:rPr>
          <w:rFonts w:ascii="Arial" w:hAnsi="Arial" w:cs="Arial"/>
          <w:color w:val="000000" w:themeColor="text1"/>
          <w:lang w:val="pt-PT"/>
        </w:rPr>
      </w:pPr>
      <w:r w:rsidRPr="09A8E0CC" w:rsidR="09A8E0CC">
        <w:rPr>
          <w:rFonts w:ascii="Arial" w:hAnsi="Arial" w:cs="Arial"/>
          <w:color w:val="000000" w:themeColor="text1" w:themeTint="FF" w:themeShade="FF"/>
          <w:lang w:val="pt-PT"/>
        </w:rPr>
        <w:t>IPMA – Instituto Português do Mar e da Atmosfera</w:t>
      </w:r>
    </w:p>
    <w:p w:rsidRPr="008B5D1D" w:rsidR="00607413" w:rsidP="09A8E0CC" w:rsidRDefault="00607413" w14:paraId="1DB7205B" w14:textId="37C8B284">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WRF-Chem – Weather Research and Forecasting Model with Chemistry</w:t>
      </w:r>
    </w:p>
    <w:p w:rsidRPr="008B5D1D" w:rsidR="00607413" w:rsidP="09A8E0CC" w:rsidRDefault="00607413" w14:paraId="72829436" w14:textId="05A3D77F">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WRF – Weather Research and Forecasting</w:t>
      </w:r>
    </w:p>
    <w:p w:rsidRPr="008B5D1D" w:rsidR="004E6750" w:rsidP="09A8E0CC" w:rsidRDefault="004E6750" w14:paraId="5D7789CE" w14:textId="6FF1D2C3">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SEVIRI – Spinning Enhanced Visible and Infrared Imager</w:t>
      </w:r>
    </w:p>
    <w:p w:rsidRPr="008B5D1D" w:rsidR="00ED47D0" w:rsidP="09A8E0CC" w:rsidRDefault="00ED47D0" w14:paraId="5598DC1B" w14:textId="0CC45814">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MSG</w:t>
      </w:r>
      <w:r w:rsidRPr="09A8E0CC" w:rsidR="09A8E0CC">
        <w:rPr>
          <w:rFonts w:ascii="Arial" w:hAnsi="Arial" w:cs="Arial"/>
          <w:color w:val="000000" w:themeColor="text1" w:themeTint="FF" w:themeShade="FF"/>
        </w:rPr>
        <w:t xml:space="preserve"> </w:t>
      </w:r>
      <w:r w:rsidRPr="09A8E0CC" w:rsidR="09A8E0CC">
        <w:rPr>
          <w:rFonts w:ascii="Arial" w:hAnsi="Arial" w:cs="Arial"/>
          <w:color w:val="000000" w:themeColor="text1" w:themeTint="FF" w:themeShade="FF"/>
        </w:rPr>
        <w:t>– Meteosat Second Generation</w:t>
      </w:r>
    </w:p>
    <w:p w:rsidRPr="008B5D1D" w:rsidR="00DA65B8" w:rsidP="09A8E0CC" w:rsidRDefault="00DA65B8" w14:paraId="4245EDA0" w14:textId="77777777">
      <w:pPr>
        <w:spacing w:line="360" w:lineRule="auto"/>
        <w:jc w:val="both"/>
        <w:rPr>
          <w:rFonts w:ascii="Arial" w:hAnsi="Arial" w:cs="Arial"/>
          <w:color w:val="000000" w:themeColor="text1"/>
        </w:rPr>
      </w:pPr>
    </w:p>
    <w:p w:rsidRPr="008B5D1D" w:rsidR="00817588" w:rsidP="09A8E0CC" w:rsidRDefault="00817588" w14:paraId="4168070B" w14:textId="6D1E4E5C">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WHO – World Health Organization</w:t>
      </w:r>
    </w:p>
    <w:p w:rsidRPr="008B5D1D" w:rsidR="00B07685" w:rsidP="09A8E0CC" w:rsidRDefault="00B07685" w14:paraId="6E0DDF83" w14:textId="17DBA631">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WMO – World Meteorological Organization</w:t>
      </w:r>
    </w:p>
    <w:p w:rsidRPr="008B5D1D" w:rsidR="00DA65B8" w:rsidP="09A8E0CC" w:rsidRDefault="00DA65B8" w14:paraId="5CD0C881" w14:textId="77777777">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FRP – Fire Radiative Power</w:t>
      </w:r>
    </w:p>
    <w:p w:rsidRPr="008B5D1D" w:rsidR="00DA65B8" w:rsidP="09A8E0CC" w:rsidRDefault="00DA65B8" w14:paraId="50A8F041" w14:textId="77777777">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FRE – Fire Radiative Energy</w:t>
      </w:r>
    </w:p>
    <w:p w:rsidRPr="008B5D1D" w:rsidR="00D06C07" w:rsidP="09A8E0CC" w:rsidRDefault="00D06C07" w14:paraId="4249157C" w14:textId="77777777">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CDS – Climate Data Store</w:t>
      </w:r>
    </w:p>
    <w:p w:rsidRPr="008B5D1D" w:rsidR="00DA65B8" w:rsidP="09A8E0CC" w:rsidRDefault="00A53968" w14:paraId="46AFAEC6" w14:textId="00E28BB0">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ADS – Atmosphere Data Store</w:t>
      </w:r>
    </w:p>
    <w:p w:rsidRPr="008B5D1D" w:rsidR="00A53968" w:rsidP="09A8E0CC" w:rsidRDefault="00C503B4" w14:paraId="6ED504B3" w14:textId="0F669C23">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ECMWF – European Centre for Medium-Range Weather Forecasts</w:t>
      </w:r>
    </w:p>
    <w:p w:rsidRPr="008B5D1D" w:rsidR="00C92522" w:rsidP="09A8E0CC" w:rsidRDefault="00C92522" w14:paraId="5E118EFA" w14:textId="4FC78679">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ML – Machine Learning</w:t>
      </w:r>
    </w:p>
    <w:p w:rsidRPr="008B5D1D" w:rsidR="00C21847" w:rsidP="09A8E0CC" w:rsidRDefault="00C21847" w14:paraId="07BA102B" w14:textId="3D200E31">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AI – Artificial Intelligence</w:t>
      </w:r>
    </w:p>
    <w:p w:rsidRPr="008B5D1D" w:rsidR="00176C32" w:rsidP="09A8E0CC" w:rsidRDefault="00176C32" w14:paraId="631CB8FE" w14:textId="6B63D3DF">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API – Application Programming Interface</w:t>
      </w:r>
    </w:p>
    <w:p w:rsidRPr="008B5D1D" w:rsidR="002B4DE5" w:rsidP="09A8E0CC" w:rsidRDefault="002B4DE5" w14:paraId="20FA5F7F" w14:textId="77777777">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CAMS – Copernicus Atmosphere Monitoring Service</w:t>
      </w:r>
    </w:p>
    <w:p w:rsidRPr="008B5D1D" w:rsidR="00861508" w:rsidP="09A8E0CC" w:rsidRDefault="00861508" w14:paraId="0348D5E7" w14:textId="77777777">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PM – Particulate Matter</w:t>
      </w:r>
    </w:p>
    <w:p w:rsidRPr="008B5D1D" w:rsidR="003E4DDD" w:rsidP="09A8E0CC" w:rsidRDefault="003E4DDD" w14:paraId="2C5E3BA1" w14:textId="72978B26">
      <w:pPr>
        <w:spacing w:line="360" w:lineRule="auto"/>
        <w:jc w:val="both"/>
        <w:rPr>
          <w:rFonts w:ascii="Arial" w:hAnsi="Arial" w:cs="Arial"/>
          <w:color w:val="000000" w:themeColor="text1"/>
        </w:rPr>
      </w:pPr>
      <w:r w:rsidRPr="09A8E0CC" w:rsidR="09A8E0CC">
        <w:rPr>
          <w:rFonts w:ascii="Arial" w:hAnsi="Arial" w:cs="Arial"/>
        </w:rPr>
        <w:t>IFS – Integrated Forecasting System</w:t>
      </w:r>
    </w:p>
    <w:p w:rsidR="002B4DE5" w:rsidP="09A8E0CC" w:rsidRDefault="00F31662" w14:paraId="0A595ABB" w14:textId="49021A89">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EAC4 – ECMWF Atmospheric Composition Reanalysis 4</w:t>
      </w:r>
    </w:p>
    <w:p w:rsidR="00002E5B" w:rsidP="09A8E0CC" w:rsidRDefault="00002E5B" w14:paraId="7FBA813F" w14:textId="00BF5FAA">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FIRMS – Fire Information for Resource Management System</w:t>
      </w:r>
    </w:p>
    <w:p w:rsidRPr="008B5D1D" w:rsidR="00D506D1" w:rsidP="09A8E0CC" w:rsidRDefault="00D506D1" w14:paraId="052033B7" w14:textId="77777777">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MODIS – Moderate Resolution Imaging Spectroradiometer</w:t>
      </w:r>
    </w:p>
    <w:p w:rsidR="00D506D1" w:rsidP="09A8E0CC" w:rsidRDefault="00E80E98" w14:paraId="69C9FDF3" w14:textId="2B5E2877">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NetCDF – Network Common Data Form</w:t>
      </w:r>
    </w:p>
    <w:p w:rsidRPr="008B5D1D" w:rsidR="00CF3123" w:rsidP="09A8E0CC" w:rsidRDefault="00CF3123" w14:paraId="33EA57E2" w14:textId="3FAAC81B">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GADM – Database of Global Administrative Areas</w:t>
      </w:r>
    </w:p>
    <w:p w:rsidRPr="008B5D1D" w:rsidR="00F26190" w:rsidP="09A8E0CC" w:rsidRDefault="00F26190" w14:paraId="7CD644E8" w14:textId="77777777">
      <w:pPr>
        <w:spacing w:line="360" w:lineRule="auto"/>
        <w:jc w:val="both"/>
        <w:rPr>
          <w:rFonts w:ascii="Arial" w:hAnsi="Arial" w:cs="Arial"/>
          <w:color w:val="000000" w:themeColor="text1"/>
        </w:rPr>
      </w:pPr>
      <w:r w:rsidRPr="09A8E0CC">
        <w:rPr>
          <w:rFonts w:ascii="Arial" w:hAnsi="Arial" w:cs="Arial"/>
          <w:color w:val="000000" w:themeColor="text1" w:themeTint="FF" w:themeShade="FF"/>
        </w:rPr>
        <w:br w:type="page"/>
      </w:r>
    </w:p>
    <w:p w:rsidRPr="008B5D1D" w:rsidR="00D210B4" w:rsidP="09A8E0CC" w:rsidRDefault="00980B47" w14:paraId="4DEA99BC" w14:textId="758268CA">
      <w:pPr>
        <w:pStyle w:val="Heading1"/>
        <w:spacing w:line="360" w:lineRule="auto"/>
        <w:jc w:val="both"/>
        <w:rPr>
          <w:rFonts w:ascii="Arial" w:hAnsi="Arial" w:cs="Arial"/>
          <w:color w:val="000000" w:themeColor="text1"/>
          <w:sz w:val="28"/>
          <w:szCs w:val="28"/>
        </w:rPr>
      </w:pPr>
      <w:bookmarkStart w:name="_Toc216955732" w:id="117"/>
      <w:r w:rsidRPr="09A8E0CC" w:rsidR="09A8E0CC">
        <w:rPr>
          <w:rFonts w:ascii="Arial" w:hAnsi="Arial" w:cs="Arial"/>
          <w:color w:val="000000" w:themeColor="text1" w:themeTint="FF" w:themeShade="FF"/>
          <w:sz w:val="28"/>
          <w:szCs w:val="28"/>
        </w:rPr>
        <w:t>1.Introduction</w:t>
      </w:r>
      <w:bookmarkEnd w:id="117"/>
    </w:p>
    <w:p w:rsidRPr="008B5D1D" w:rsidR="00F33F64" w:rsidP="09A8E0CC" w:rsidRDefault="00044B8F" w14:paraId="78865485" w14:textId="3063E103">
      <w:pPr>
        <w:spacing w:line="360" w:lineRule="auto"/>
        <w:jc w:val="both"/>
        <w:rPr>
          <w:rFonts w:ascii="Arial" w:hAnsi="Arial" w:cs="Arial"/>
          <w:color w:val="000000" w:themeColor="text1"/>
        </w:rPr>
      </w:pPr>
      <w:commentRangeStart w:id="119"/>
      <w:r w:rsidRPr="09A8E0CC">
        <w:rPr>
          <w:rFonts w:ascii="Arial" w:hAnsi="Arial" w:cs="Arial"/>
          <w:color w:val="000000" w:themeColor="text1"/>
        </w:rPr>
        <w:t xml:space="preserve">Wildfi</w:t>
      </w:r>
      <w:r w:rsidRPr="09A8E0CC">
        <w:rPr>
          <w:rFonts w:ascii="Arial" w:hAnsi="Arial" w:cs="Arial"/>
          <w:color w:val="000000" w:themeColor="text1"/>
        </w:rPr>
        <w:t xml:space="preserve">res are a derivative of a fire that is uncontrolled </w:t>
      </w:r>
      <w:r w:rsidRPr="09A8E0CC" w:rsidR="00A03E75">
        <w:rPr>
          <w:rFonts w:ascii="Arial" w:hAnsi="Arial" w:cs="Arial"/>
          <w:color w:val="000000" w:themeColor="text1"/>
        </w:rPr>
        <w:t xml:space="preserve">that spreads across vegetation</w:t>
      </w:r>
      <w:r w:rsidRPr="09A8E0CC" w:rsidR="00A03E75">
        <w:rPr>
          <w:rFonts w:ascii="Arial" w:hAnsi="Arial" w:cs="Arial"/>
          <w:color w:val="000000" w:themeColor="text1"/>
        </w:rPr>
        <w:t xml:space="preserve">,</w:t>
      </w:r>
      <w:ins w:author="Utilizador Convidado" w:date="2026-01-02T19:47:24.135Z" w16du:dateUtc="2026-01-02T19:47:24.135Z" w:id="1775350039">
        <w:r w:rsidRPr="09A8E0CC" w:rsidR="00A03E75">
          <w:rPr>
            <w:rFonts w:ascii="Arial" w:hAnsi="Arial" w:cs="Arial"/>
            <w:color w:val="000000" w:themeColor="text1"/>
          </w:rPr>
          <w:t xml:space="preserve"> </w:t>
        </w:r>
      </w:ins>
      <w:del w:author="Utilizador Convidado" w:date="2026-01-02T19:47:17.451Z" w16du:dateUtc="2026-01-02T19:47:17.451Z" w:id="1119746771">
        <w:r w:rsidRPr="09A8E0CC" w:rsidDel="09A8E0CC">
          <w:rPr>
            <w:rFonts w:ascii="Arial" w:hAnsi="Arial" w:cs="Arial"/>
            <w:color w:val="000000" w:themeColor="text1" w:themeTint="FF" w:themeShade="FF"/>
          </w:rPr>
          <w:delText xml:space="preserve"> </w:delText>
        </w:r>
      </w:del>
      <w:r w:rsidRPr="09A8E0CC" w:rsidR="00A03E75">
        <w:rPr>
          <w:rFonts w:ascii="Arial" w:hAnsi="Arial" w:cs="Arial"/>
          <w:color w:val="000000" w:themeColor="text1"/>
        </w:rPr>
        <w:t xml:space="preserve">often</w:t>
      </w:r>
      <w:r w:rsidRPr="09A8E0CC" w:rsidR="00A03E75">
        <w:rPr>
          <w:rFonts w:ascii="Arial" w:hAnsi="Arial" w:cs="Arial"/>
          <w:color w:val="000000" w:themeColor="text1"/>
        </w:rPr>
        <w:t xml:space="preserve"> </w:t>
      </w:r>
      <w:r w:rsidRPr="09A8E0CC" w:rsidR="00316CCE">
        <w:rPr>
          <w:rFonts w:ascii="Arial" w:hAnsi="Arial" w:cs="Arial"/>
          <w:color w:val="000000" w:themeColor="text1"/>
        </w:rPr>
        <w:t>fu</w:t>
      </w:r>
      <w:r w:rsidRPr="09A8E0CC" w:rsidR="00316CCE">
        <w:rPr>
          <w:rFonts w:ascii="Arial" w:hAnsi="Arial" w:cs="Arial"/>
          <w:color w:val="000000" w:themeColor="text1"/>
        </w:rPr>
        <w:t>e</w:t>
      </w:r>
      <w:r w:rsidRPr="09A8E0CC" w:rsidR="009E65F6">
        <w:rPr>
          <w:rFonts w:ascii="Arial" w:hAnsi="Arial" w:cs="Arial"/>
          <w:color w:val="000000" w:themeColor="text1"/>
        </w:rPr>
        <w:t>l</w:t>
      </w:r>
      <w:r w:rsidRPr="09A8E0CC" w:rsidR="00316CCE">
        <w:rPr>
          <w:rFonts w:ascii="Arial" w:hAnsi="Arial" w:cs="Arial"/>
          <w:color w:val="000000" w:themeColor="text1"/>
        </w:rPr>
        <w:t>led</w:t>
      </w:r>
      <w:r w:rsidRPr="09A8E0CC" w:rsidR="00A03E75">
        <w:rPr>
          <w:rFonts w:ascii="Arial" w:hAnsi="Arial" w:cs="Arial"/>
          <w:color w:val="000000" w:themeColor="text1"/>
        </w:rPr>
        <w:t xml:space="preserve"> by dr</w:t>
      </w:r>
      <w:r w:rsidRPr="09A8E0CC" w:rsidR="00A03E75">
        <w:rPr>
          <w:rFonts w:ascii="Arial" w:hAnsi="Arial" w:cs="Arial"/>
          <w:color w:val="000000" w:themeColor="text1"/>
        </w:rPr>
        <w:t xml:space="preserve">y conditions, </w:t>
      </w:r>
      <w:r w:rsidRPr="09A8E0CC" w:rsidR="00A03E75">
        <w:rPr>
          <w:rFonts w:ascii="Arial" w:hAnsi="Arial" w:cs="Arial"/>
          <w:color w:val="000000" w:themeColor="text1"/>
        </w:rPr>
        <w:t xml:space="preserve">strong winds</w:t>
      </w:r>
      <w:r w:rsidRPr="09A8E0CC" w:rsidR="00A03E75">
        <w:rPr>
          <w:rFonts w:ascii="Arial" w:hAnsi="Arial" w:cs="Arial"/>
          <w:color w:val="000000" w:themeColor="text1"/>
        </w:rPr>
        <w:t xml:space="preserve">, and abundant c</w:t>
      </w:r>
      <w:r w:rsidRPr="09A8E0CC" w:rsidR="00A03E75">
        <w:rPr>
          <w:rFonts w:ascii="Arial" w:hAnsi="Arial" w:cs="Arial"/>
          <w:color w:val="000000" w:themeColor="text1"/>
        </w:rPr>
        <w:t xml:space="preserve">ombustib</w:t>
      </w:r>
      <w:r w:rsidRPr="09A8E0CC" w:rsidR="00A03E75">
        <w:rPr>
          <w:rFonts w:ascii="Arial" w:hAnsi="Arial" w:cs="Arial"/>
          <w:color w:val="000000" w:themeColor="text1"/>
        </w:rPr>
        <w:t xml:space="preserve">le material</w:t>
      </w:r>
      <w:r w:rsidRPr="09A8E0CC" w:rsidR="00C6704F">
        <w:rPr>
          <w:rFonts w:ascii="Arial" w:hAnsi="Arial" w:cs="Arial"/>
          <w:color w:val="000000" w:themeColor="text1"/>
        </w:rPr>
        <w:t xml:space="preserve"> (REF)</w:t>
      </w:r>
      <w:r w:rsidRPr="09A8E0CC" w:rsidR="00A03E75">
        <w:rPr>
          <w:rFonts w:ascii="Arial" w:hAnsi="Arial" w:cs="Arial"/>
          <w:color w:val="000000" w:themeColor="text1"/>
        </w:rPr>
        <w:t xml:space="preserve">. </w:t>
      </w:r>
      <w:commentRangeEnd w:id="119"/>
      <w:r w:rsidRPr="008B5D1D" w:rsidR="00242C61">
        <w:rPr>
          <w:rStyle w:val="CommentReference"/>
          <w:rFonts w:ascii="Arial" w:hAnsi="Arial" w:cs="Arial"/>
          <w:bCs/>
          <w:color w:val="000000" w:themeColor="text1"/>
          <w:sz w:val="22"/>
          <w:szCs w:val="22"/>
        </w:rPr>
        <w:commentReference w:id="119"/>
      </w:r>
      <w:r w:rsidRPr="09A8E0CC" w:rsidR="00A03E75">
        <w:rPr>
          <w:rFonts w:ascii="Arial" w:hAnsi="Arial" w:cs="Arial"/>
          <w:color w:val="000000" w:themeColor="text1"/>
        </w:rPr>
        <w:t>They</w:t>
      </w:r>
      <w:r w:rsidRPr="09A8E0CC" w:rsidR="00545B6A">
        <w:rPr>
          <w:rFonts w:ascii="Arial" w:hAnsi="Arial" w:cs="Arial"/>
          <w:color w:val="000000" w:themeColor="text1"/>
        </w:rPr>
        <w:t xml:space="preserve"> can </w:t>
      </w:r>
      <w:r w:rsidRPr="09A8E0CC">
        <w:rPr>
          <w:rFonts w:ascii="Arial" w:hAnsi="Arial" w:cs="Arial"/>
          <w:color w:val="000000" w:themeColor="text1"/>
        </w:rPr>
        <w:t xml:space="preserve">take large proportions because they</w:t>
      </w:r>
      <w:del w:author="Utilizador Convidado" w:date="2026-01-02T19:47:05.313Z" w16du:dateUtc="2026-01-02T19:47:05.313Z" w:id="881151679">
        <w:r w:rsidRPr="09A8E0CC" w:rsidDel="09A8E0CC">
          <w:rPr>
            <w:rFonts w:ascii="Arial" w:hAnsi="Arial" w:cs="Arial"/>
            <w:color w:val="000000" w:themeColor="text1" w:themeTint="FF" w:themeShade="FF"/>
          </w:rPr>
          <w:delText xml:space="preserve"> are</w:delText>
        </w:r>
      </w:del>
      <w:r w:rsidRPr="09A8E0CC">
        <w:rPr>
          <w:rFonts w:ascii="Arial" w:hAnsi="Arial" w:cs="Arial"/>
          <w:color w:val="000000" w:themeColor="text1"/>
        </w:rPr>
        <w:t xml:space="preserve"> usually </w:t>
      </w:r>
      <w:r w:rsidRPr="09A8E0CC" w:rsidR="00C6704F">
        <w:rPr>
          <w:rFonts w:ascii="Arial" w:hAnsi="Arial" w:cs="Arial"/>
          <w:color w:val="000000" w:themeColor="text1"/>
        </w:rPr>
        <w:t xml:space="preserve">occur </w:t>
      </w:r>
      <w:r w:rsidRPr="09A8E0CC">
        <w:rPr>
          <w:rFonts w:ascii="Arial" w:hAnsi="Arial" w:cs="Arial"/>
          <w:color w:val="000000" w:themeColor="text1"/>
        </w:rPr>
        <w:t xml:space="preserve">in rural </w:t>
      </w:r>
      <w:r w:rsidRPr="09A8E0CC" w:rsidR="00545B6A">
        <w:rPr>
          <w:rFonts w:ascii="Arial" w:hAnsi="Arial" w:cs="Arial"/>
          <w:color w:val="000000" w:themeColor="text1"/>
        </w:rPr>
        <w:t xml:space="preserve">and forested </w:t>
      </w:r>
      <w:r w:rsidRPr="09A8E0CC">
        <w:rPr>
          <w:rFonts w:ascii="Arial" w:hAnsi="Arial" w:cs="Arial"/>
          <w:color w:val="000000" w:themeColor="text1"/>
        </w:rPr>
        <w:t>areas</w:t>
      </w:r>
      <w:ins w:author="Ana Cristina Machado Russo" w:date="2025-12-29T09:52:00Z" w16du:dateUtc="2025-12-29T09:52:00Z" w:id="569701021">
        <w:r w:rsidRPr="09A8E0CC" w:rsidR="09A8E0CC">
          <w:rPr>
            <w:rFonts w:ascii="Arial" w:hAnsi="Arial" w:cs="Arial"/>
            <w:color w:val="000000" w:themeColor="text1" w:themeTint="FF" w:themeShade="FF"/>
          </w:rPr>
          <w:t>,</w:t>
        </w:r>
      </w:ins>
      <w:r w:rsidRPr="09A8E0CC">
        <w:rPr>
          <w:rFonts w:ascii="Arial" w:hAnsi="Arial" w:cs="Arial"/>
          <w:color w:val="000000" w:themeColor="text1"/>
        </w:rPr>
        <w:t xml:space="preserve"> </w:t>
      </w:r>
      <w:r w:rsidRPr="09A8E0CC" w:rsidR="00C6704F">
        <w:rPr>
          <w:rFonts w:ascii="Arial" w:hAnsi="Arial" w:cs="Arial"/>
          <w:color w:val="000000" w:themeColor="text1"/>
        </w:rPr>
        <w:t xml:space="preserve">often </w:t>
      </w:r>
      <w:r w:rsidRPr="09A8E0CC">
        <w:rPr>
          <w:rFonts w:ascii="Arial" w:hAnsi="Arial" w:cs="Arial"/>
          <w:color w:val="000000" w:themeColor="text1"/>
        </w:rPr>
        <w:t xml:space="preserve">with difficult</w:t>
      </w:r>
      <w:r w:rsidRPr="09A8E0CC">
        <w:rPr>
          <w:rFonts w:ascii="Arial" w:hAnsi="Arial" w:cs="Arial"/>
          <w:color w:val="000000" w:themeColor="text1"/>
        </w:rPr>
        <w:t xml:space="preserve"> access. </w:t>
      </w:r>
      <w:r w:rsidRPr="09A8E0CC" w:rsidR="00C6704F">
        <w:rPr>
          <w:rFonts w:ascii="Arial" w:hAnsi="Arial" w:cs="Arial"/>
          <w:color w:val="000000" w:themeColor="text1"/>
        </w:rPr>
        <w:t>T</w:t>
      </w:r>
      <w:r w:rsidRPr="09A8E0CC">
        <w:rPr>
          <w:rFonts w:ascii="Arial" w:hAnsi="Arial" w:cs="Arial"/>
          <w:color w:val="000000" w:themeColor="text1"/>
        </w:rPr>
        <w:t xml:space="preserve">hey </w:t>
      </w:r>
      <w:r w:rsidRPr="09A8E0CC" w:rsidR="00C6704F">
        <w:rPr>
          <w:rFonts w:ascii="Arial" w:hAnsi="Arial" w:cs="Arial"/>
          <w:color w:val="000000" w:themeColor="text1"/>
        </w:rPr>
        <w:t xml:space="preserve">also </w:t>
      </w:r>
      <w:r w:rsidRPr="09A8E0CC">
        <w:rPr>
          <w:rFonts w:ascii="Arial" w:hAnsi="Arial" w:cs="Arial"/>
          <w:color w:val="000000" w:themeColor="text1"/>
        </w:rPr>
        <w:t>co</w:t>
      </w:r>
      <w:r w:rsidRPr="09A8E0CC" w:rsidR="00C6704F">
        <w:rPr>
          <w:rFonts w:ascii="Arial" w:hAnsi="Arial" w:cs="Arial"/>
          <w:color w:val="000000" w:themeColor="text1"/>
        </w:rPr>
        <w:t xml:space="preserve">ntribute positively </w:t>
      </w:r>
      <w:r w:rsidRPr="09A8E0CC">
        <w:rPr>
          <w:rFonts w:ascii="Arial" w:hAnsi="Arial" w:cs="Arial"/>
          <w:color w:val="000000" w:themeColor="text1"/>
        </w:rPr>
        <w:t>to certain natural landscapes by clearing the underbrush and allowing seed release for some species</w:t>
      </w:r>
      <w:r w:rsidRPr="09A8E0CC" w:rsidR="00C6704F">
        <w:rPr>
          <w:rFonts w:ascii="Arial" w:hAnsi="Arial" w:cs="Arial"/>
          <w:color w:val="000000" w:themeColor="text1"/>
        </w:rPr>
        <w:t xml:space="preserve"> </w:t>
      </w:r>
      <w:r w:rsidRPr="09A8E0CC" w:rsidR="00C6704F">
        <w:rPr>
          <w:rFonts w:ascii="Arial" w:hAnsi="Arial" w:cs="Arial"/>
          <w:color w:val="000000" w:themeColor="text1"/>
          <w:lang w:val="en-US"/>
        </w:rPr>
        <w:t>(REF)</w:t>
      </w:r>
      <w:r w:rsidRPr="09A8E0CC">
        <w:rPr>
          <w:rFonts w:ascii="Arial" w:hAnsi="Arial" w:cs="Arial"/>
          <w:color w:val="000000" w:themeColor="text1"/>
        </w:rPr>
        <w:t xml:space="preserve">. </w:t>
      </w:r>
      <w:r w:rsidRPr="09A8E0CC" w:rsidR="00C6704F">
        <w:rPr>
          <w:rFonts w:ascii="Arial" w:hAnsi="Arial" w:cs="Arial"/>
          <w:color w:val="000000" w:themeColor="text1"/>
        </w:rPr>
        <w:t>A</w:t>
      </w:r>
      <w:r w:rsidRPr="09A8E0CC">
        <w:rPr>
          <w:rFonts w:ascii="Arial" w:hAnsi="Arial" w:cs="Arial"/>
          <w:color w:val="000000" w:themeColor="text1"/>
        </w:rPr>
        <w:t xml:space="preserve">nthropogenic influence </w:t>
      </w:r>
      <w:r w:rsidRPr="09A8E0CC" w:rsidR="09A8E0CC">
        <w:rPr>
          <w:rFonts w:ascii="Arial" w:hAnsi="Arial" w:cs="Arial"/>
          <w:color w:val="000000" w:themeColor="text1" w:themeTint="FF" w:themeShade="FF"/>
        </w:rPr>
        <w:t>largely</w:t>
      </w:r>
      <w:del w:author="Utilizador Convidado" w:date="2026-01-02T18:16:22.652Z" w16du:dateUtc="2026-01-02T18:16:22.652Z" w:id="558399400">
        <w:r w:rsidRPr="09A8E0CC" w:rsidDel="09A8E0CC">
          <w:rPr>
            <w:rFonts w:ascii="Arial" w:hAnsi="Arial" w:cs="Arial"/>
            <w:color w:val="000000" w:themeColor="text1" w:themeTint="FF" w:themeShade="FF"/>
          </w:rPr>
          <w:delText xml:space="preserve"> </w:delText>
        </w:r>
      </w:del>
      <w:r w:rsidRPr="09A8E0CC">
        <w:rPr>
          <w:rFonts w:ascii="Arial" w:hAnsi="Arial" w:cs="Arial"/>
          <w:color w:val="000000" w:themeColor="text1"/>
        </w:rPr>
        <w:t>co</w:t>
      </w:r>
      <w:r w:rsidRPr="09A8E0CC">
        <w:rPr>
          <w:rFonts w:ascii="Arial" w:hAnsi="Arial" w:cs="Arial"/>
          <w:color w:val="000000" w:themeColor="text1"/>
        </w:rPr>
        <w:t>ntribute</w:t>
      </w:r>
      <w:r w:rsidRPr="09A8E0CC" w:rsidR="00C6704F">
        <w:rPr>
          <w:rFonts w:ascii="Arial" w:hAnsi="Arial" w:cs="Arial"/>
          <w:color w:val="000000" w:themeColor="text1"/>
        </w:rPr>
        <w:t>s</w:t>
      </w:r>
      <w:r w:rsidRPr="09A8E0CC">
        <w:rPr>
          <w:rFonts w:ascii="Arial" w:hAnsi="Arial" w:cs="Arial"/>
          <w:color w:val="000000" w:themeColor="text1"/>
        </w:rPr>
        <w:t xml:space="preserve"> to </w:t>
      </w:r>
      <w:r w:rsidRPr="09A8E0CC" w:rsidR="00C6704F">
        <w:rPr>
          <w:rFonts w:ascii="Arial" w:hAnsi="Arial" w:cs="Arial"/>
          <w:color w:val="000000" w:themeColor="text1"/>
        </w:rPr>
        <w:t xml:space="preserve">the occurrence of </w:t>
      </w:r>
      <w:commentRangeStart w:id="137"/>
      <w:r w:rsidRPr="09A8E0CC">
        <w:rPr>
          <w:rFonts w:ascii="Arial" w:hAnsi="Arial" w:cs="Arial"/>
          <w:color w:val="000000" w:themeColor="text1"/>
        </w:rPr>
        <w:t>extreme episodes</w:t>
      </w:r>
      <w:commentRangeEnd w:id="137"/>
      <w:r w:rsidR="00C6704F">
        <w:rPr>
          <w:rStyle w:val="CommentReference"/>
          <w:rFonts w:ascii="Arial" w:hAnsi="Arial" w:cs="Arial"/>
          <w:bCs/>
          <w:color w:val="000000" w:themeColor="text1"/>
          <w:sz w:val="22"/>
          <w:szCs w:val="22"/>
        </w:rPr>
        <w:commentReference w:id="137"/>
      </w:r>
      <w:r w:rsidRPr="09A8E0CC" w:rsidR="00C6704F">
        <w:rPr>
          <w:rFonts w:ascii="Arial" w:hAnsi="Arial" w:cs="Arial"/>
          <w:color w:val="000000" w:themeColor="text1"/>
        </w:rPr>
        <w:t>, with</w:t>
      </w:r>
      <w:r w:rsidRPr="09A8E0CC" w:rsidR="00E2006F">
        <w:rPr>
          <w:rFonts w:ascii="Arial" w:hAnsi="Arial" w:cs="Arial"/>
          <w:color w:val="000000" w:themeColor="text1"/>
        </w:rPr>
        <w:t xml:space="preserve"> </w:t>
      </w:r>
      <w:r w:rsidRPr="09A8E0CC">
        <w:rPr>
          <w:rFonts w:ascii="Arial" w:hAnsi="Arial" w:cs="Arial"/>
          <w:color w:val="000000" w:themeColor="text1"/>
        </w:rPr>
        <w:t>large</w:t>
      </w:r>
      <w:r w:rsidRPr="09A8E0CC">
        <w:rPr>
          <w:rFonts w:ascii="Arial" w:hAnsi="Arial" w:cs="Arial"/>
          <w:color w:val="000000" w:themeColor="text1"/>
        </w:rPr>
        <w:t xml:space="preserve"> burned</w:t>
      </w:r>
      <w:r w:rsidRPr="09A8E0CC">
        <w:rPr>
          <w:rFonts w:ascii="Arial" w:hAnsi="Arial" w:cs="Arial"/>
          <w:color w:val="000000" w:themeColor="text1"/>
        </w:rPr>
        <w:t xml:space="preserve"> areas, which cause</w:t>
      </w:r>
      <w:r w:rsidRPr="09A8E0CC" w:rsidDel="00C6704F">
        <w:rPr>
          <w:rFonts w:ascii="Arial" w:hAnsi="Arial" w:cs="Arial"/>
          <w:color w:val="000000" w:themeColor="text1"/>
        </w:rPr>
        <w:t>s</w:t>
      </w:r>
      <w:r w:rsidRPr="09A8E0CC">
        <w:rPr>
          <w:rFonts w:ascii="Arial" w:hAnsi="Arial" w:cs="Arial"/>
          <w:color w:val="000000" w:themeColor="text1"/>
        </w:rPr>
        <w:t xml:space="preserve"> a major imbalance in the ecosystems and carbon storage </w:t>
      </w:r>
      <w:sdt>
        <w:sdtPr>
          <w:id w:val="-433674280"/>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Pr>
              <w:rFonts w:ascii="Arial" w:hAnsi="Arial" w:cs="Arial"/>
              <w:color w:val="2F5496" w:themeColor="accent1" w:themeShade="BF"/>
            </w:rPr>
            <w:fldChar w:fldCharType="begin"/>
          </w:r>
          <w:r w:rsidRPr="09A8E0CC">
            <w:rPr>
              <w:rFonts w:ascii="Arial" w:hAnsi="Arial" w:cs="Arial"/>
              <w:color w:val="2F5496" w:themeColor="accent1" w:themeShade="BF"/>
            </w:rPr>
            <w:instrText xml:space="preserve"> CITATION Kno17 \l 2070 </w:instrText>
          </w:r>
          <w:r w:rsidRPr="09A8E0CC">
            <w:rPr>
              <w:rFonts w:ascii="Arial" w:hAnsi="Arial" w:cs="Arial"/>
              <w:color w:val="2F5496" w:themeColor="accent1" w:themeShade="BF"/>
            </w:rPr>
            <w:fldChar w:fldCharType="separate"/>
          </w:r>
          <w:r w:rsidRPr="008B5D1D">
            <w:rPr>
              <w:rFonts w:ascii="Arial" w:hAnsi="Arial" w:cs="Arial"/>
              <w:color w:val="2F5496" w:themeColor="accent1" w:themeShade="BF"/>
            </w:rPr>
            <w:t>(Knorr, Dentener, Lamarque, Jiang, &amp; Arneth, 2017)</w:t>
          </w:r>
          <w:r w:rsidRPr="09A8E0CC">
            <w:rPr>
              <w:rFonts w:ascii="Arial" w:hAnsi="Arial" w:cs="Arial"/>
              <w:color w:val="2F5496" w:themeColor="accent1" w:themeShade="BF"/>
            </w:rPr>
            <w:fldChar w:fldCharType="end"/>
          </w:r>
        </w:sdtContent>
      </w:sdt>
      <w:r w:rsidRPr="09A8E0CC">
        <w:rPr>
          <w:rFonts w:ascii="Arial" w:hAnsi="Arial" w:cs="Arial"/>
          <w:color w:val="000000" w:themeColor="text1"/>
        </w:rPr>
        <w:t>.</w:t>
      </w:r>
      <w:r w:rsidRPr="09A8E0CC" w:rsidR="00925550">
        <w:rPr>
          <w:rFonts w:ascii="Arial" w:hAnsi="Arial" w:cs="Arial"/>
          <w:color w:val="000000" w:themeColor="text1"/>
        </w:rPr>
        <w:t xml:space="preserve"> Wildfires are increasing its frequency, </w:t>
      </w:r>
      <w:r w:rsidRPr="09A8E0CC" w:rsidR="00925550">
        <w:rPr>
          <w:rFonts w:ascii="Arial" w:hAnsi="Arial" w:cs="Arial"/>
          <w:color w:val="000000" w:themeColor="text1"/>
        </w:rPr>
        <w:t xml:space="preserve">severity</w:t>
      </w:r>
      <w:r w:rsidRPr="09A8E0CC" w:rsidR="00925550">
        <w:rPr>
          <w:rFonts w:ascii="Arial" w:hAnsi="Arial" w:cs="Arial"/>
          <w:color w:val="000000" w:themeColor="text1"/>
        </w:rPr>
        <w:t xml:space="preserve"> and duration, bringing concerns to the health of those affected by </w:t>
      </w:r>
      <w:r w:rsidRPr="09A8E0CC" w:rsidR="00C6704F">
        <w:rPr>
          <w:rFonts w:ascii="Arial" w:hAnsi="Arial" w:cs="Arial"/>
          <w:color w:val="000000" w:themeColor="text1"/>
        </w:rPr>
        <w:t>their</w:t>
      </w:r>
      <w:r w:rsidRPr="09A8E0CC" w:rsidR="00C6704F">
        <w:rPr>
          <w:rFonts w:ascii="Arial" w:hAnsi="Arial" w:cs="Arial"/>
          <w:color w:val="000000" w:themeColor="text1"/>
        </w:rPr>
        <w:t xml:space="preserve"> </w:t>
      </w:r>
      <w:r w:rsidRPr="09A8E0CC" w:rsidR="00925550">
        <w:rPr>
          <w:rFonts w:ascii="Arial" w:hAnsi="Arial" w:cs="Arial"/>
          <w:color w:val="000000" w:themeColor="text1"/>
        </w:rPr>
        <w:t xml:space="preserve">exposure to a mixture of hazardous air pollutants, like </w:t>
      </w:r>
      <w:r w:rsidRPr="09A8E0CC" w:rsidR="009D43B9">
        <w:rPr>
          <w:rFonts w:ascii="Arial" w:hAnsi="Arial" w:cs="Arial"/>
          <w:color w:val="000000" w:themeColor="text1"/>
        </w:rPr>
        <w:t>particul</w:t>
      </w:r>
      <w:r w:rsidRPr="09A8E0CC" w:rsidR="00BE2720">
        <w:rPr>
          <w:rFonts w:ascii="Arial" w:hAnsi="Arial" w:cs="Arial"/>
          <w:color w:val="000000" w:themeColor="text1"/>
        </w:rPr>
        <w:t>ate matter (PM</w:t>
      </w:r>
      <w:r w:rsidRPr="09A8E0CC" w:rsidR="00BE2720">
        <w:rPr>
          <w:rFonts w:ascii="Arial" w:hAnsi="Arial" w:cs="Arial"/>
          <w:color w:val="000000" w:themeColor="text1"/>
          <w:vertAlign w:val="subscript"/>
        </w:rPr>
        <w:t>2.5</w:t>
      </w:r>
      <w:r w:rsidRPr="09A8E0CC" w:rsidR="00BE2720">
        <w:rPr>
          <w:rFonts w:ascii="Arial" w:hAnsi="Arial" w:cs="Arial"/>
          <w:color w:val="000000" w:themeColor="text1"/>
        </w:rPr>
        <w:t xml:space="preserve"> in specific)</w:t>
      </w:r>
      <w:r w:rsidRPr="09A8E0CC" w:rsidR="00925550">
        <w:rPr>
          <w:rFonts w:ascii="Arial" w:hAnsi="Arial" w:cs="Arial"/>
          <w:color w:val="000000" w:themeColor="text1"/>
        </w:rPr>
        <w:t xml:space="preserve">, </w:t>
      </w:r>
      <w:r w:rsidRPr="09A8E0CC" w:rsidR="006C0E4C">
        <w:rPr>
          <w:rFonts w:ascii="Arial" w:hAnsi="Arial" w:cs="Arial"/>
          <w:color w:val="000000" w:themeColor="text1"/>
        </w:rPr>
        <w:t>nitrogen dioxide (</w:t>
      </w:r>
      <w:r w:rsidRPr="09A8E0CC" w:rsidR="00925550">
        <w:rPr>
          <w:rFonts w:ascii="Arial" w:hAnsi="Arial" w:cs="Arial"/>
          <w:color w:val="000000" w:themeColor="text1"/>
        </w:rPr>
        <w:t>NO</w:t>
      </w:r>
      <w:r w:rsidRPr="09A8E0CC" w:rsidR="00925550">
        <w:rPr>
          <w:rFonts w:ascii="Arial" w:hAnsi="Arial" w:cs="Arial"/>
          <w:color w:val="000000" w:themeColor="text1"/>
          <w:vertAlign w:val="subscript"/>
        </w:rPr>
        <w:t>2</w:t>
      </w:r>
      <w:r w:rsidRPr="09A8E0CC" w:rsidR="006C0E4C">
        <w:rPr>
          <w:rFonts w:ascii="Arial" w:hAnsi="Arial" w:cs="Arial"/>
          <w:color w:val="000000" w:themeColor="text1"/>
        </w:rPr>
        <w:t xml:space="preserve">) </w:t>
      </w:r>
      <w:r w:rsidRPr="09A8E0CC" w:rsidR="00925550">
        <w:rPr>
          <w:rFonts w:ascii="Arial" w:hAnsi="Arial" w:cs="Arial"/>
          <w:color w:val="000000" w:themeColor="text1"/>
        </w:rPr>
        <w:t>and</w:t>
      </w:r>
      <w:r w:rsidRPr="09A8E0CC" w:rsidR="006C0E4C">
        <w:rPr>
          <w:rFonts w:ascii="Arial" w:hAnsi="Arial" w:cs="Arial"/>
          <w:color w:val="000000" w:themeColor="text1"/>
        </w:rPr>
        <w:t xml:space="preserve"> ozone</w:t>
      </w:r>
      <w:r w:rsidRPr="09A8E0CC" w:rsidR="00925550">
        <w:rPr>
          <w:rFonts w:ascii="Arial" w:hAnsi="Arial" w:cs="Arial"/>
          <w:color w:val="000000" w:themeColor="text1"/>
        </w:rPr>
        <w:t xml:space="preserve"> </w:t>
      </w:r>
      <w:r w:rsidRPr="09A8E0CC" w:rsidR="006C0E4C">
        <w:rPr>
          <w:rFonts w:ascii="Arial" w:hAnsi="Arial" w:cs="Arial"/>
          <w:color w:val="000000" w:themeColor="text1"/>
        </w:rPr>
        <w:t>(</w:t>
      </w:r>
      <w:r w:rsidRPr="09A8E0CC" w:rsidR="00925550">
        <w:rPr>
          <w:rFonts w:ascii="Arial" w:hAnsi="Arial" w:cs="Arial"/>
          <w:color w:val="000000" w:themeColor="text1"/>
        </w:rPr>
        <w:t>O</w:t>
      </w:r>
      <w:r w:rsidRPr="09A8E0CC" w:rsidR="00925550">
        <w:rPr>
          <w:rFonts w:ascii="Arial" w:hAnsi="Arial" w:cs="Arial"/>
          <w:color w:val="000000" w:themeColor="text1"/>
          <w:vertAlign w:val="subscript"/>
        </w:rPr>
        <w:t>3</w:t>
      </w:r>
      <w:r w:rsidRPr="09A8E0CC" w:rsidR="006C0E4C">
        <w:rPr>
          <w:rFonts w:ascii="Arial" w:hAnsi="Arial" w:cs="Arial"/>
          <w:color w:val="000000" w:themeColor="text1"/>
        </w:rPr>
        <w:t>)</w:t>
      </w:r>
      <w:r w:rsidRPr="09A8E0CC" w:rsidR="00925550">
        <w:rPr>
          <w:rFonts w:ascii="Arial" w:hAnsi="Arial" w:cs="Arial"/>
          <w:color w:val="000000" w:themeColor="text1"/>
        </w:rPr>
        <w:t xml:space="preserve"> </w:t>
      </w:r>
      <w:sdt>
        <w:sdtPr>
          <w:id w:val="-1152291044"/>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925550">
            <w:rPr>
              <w:rFonts w:ascii="Arial" w:hAnsi="Arial" w:cs="Arial"/>
              <w:color w:val="2F5496" w:themeColor="accent1" w:themeShade="BF"/>
            </w:rPr>
            <w:fldChar w:fldCharType="begin"/>
          </w:r>
          <w:r w:rsidRPr="09A8E0CC" w:rsidR="00925550">
            <w:rPr>
              <w:rFonts w:ascii="Arial" w:hAnsi="Arial" w:cs="Arial"/>
              <w:color w:val="2F5496" w:themeColor="accent1" w:themeShade="BF"/>
            </w:rPr>
            <w:instrText xml:space="preserve"> CITATION DeS13 \l 2070 </w:instrText>
          </w:r>
          <w:r w:rsidRPr="09A8E0CC" w:rsidR="00925550">
            <w:rPr>
              <w:rFonts w:ascii="Arial" w:hAnsi="Arial" w:cs="Arial"/>
              <w:color w:val="2F5496" w:themeColor="accent1" w:themeShade="BF"/>
            </w:rPr>
            <w:fldChar w:fldCharType="separate"/>
          </w:r>
          <w:r w:rsidRPr="008B5D1D" w:rsidR="00925550">
            <w:rPr>
              <w:rFonts w:ascii="Arial" w:hAnsi="Arial" w:cs="Arial"/>
              <w:color w:val="2F5496" w:themeColor="accent1" w:themeShade="BF"/>
            </w:rPr>
            <w:t>(De Sario, Katsouyanni, &amp; Michelozzi, 2013)</w:t>
          </w:r>
          <w:r w:rsidRPr="09A8E0CC" w:rsidR="00925550">
            <w:rPr>
              <w:rFonts w:ascii="Arial" w:hAnsi="Arial" w:cs="Arial"/>
              <w:color w:val="2F5496" w:themeColor="accent1" w:themeShade="BF"/>
            </w:rPr>
            <w:fldChar w:fldCharType="end"/>
          </w:r>
        </w:sdtContent>
      </w:sdt>
      <w:r w:rsidRPr="09A8E0CC" w:rsidR="00925550">
        <w:rPr>
          <w:rFonts w:ascii="Arial" w:hAnsi="Arial" w:cs="Arial"/>
          <w:color w:val="000000" w:themeColor="text1"/>
        </w:rPr>
        <w:t xml:space="preserve">. Even though they are aggravated by meteorological extremes, like droughts, heat waves and high winds, wildfires can also be a source that </w:t>
      </w:r>
      <w:r w:rsidRPr="09A8E0CC" w:rsidR="00925550">
        <w:rPr>
          <w:rFonts w:ascii="Arial" w:hAnsi="Arial" w:cs="Arial"/>
          <w:color w:val="000000" w:themeColor="text1"/>
        </w:rPr>
        <w:t>impact</w:t>
      </w:r>
      <w:r w:rsidRPr="09A8E0CC" w:rsidR="00801EB7">
        <w:rPr>
          <w:rFonts w:ascii="Arial" w:hAnsi="Arial" w:cs="Arial"/>
          <w:color w:val="000000" w:themeColor="text1"/>
        </w:rPr>
        <w:t>s</w:t>
      </w:r>
      <w:r w:rsidRPr="09A8E0CC" w:rsidR="00925550">
        <w:rPr>
          <w:rFonts w:ascii="Arial" w:hAnsi="Arial" w:cs="Arial"/>
          <w:color w:val="000000" w:themeColor="text1"/>
        </w:rPr>
        <w:t xml:space="preserve"> the climate </w:t>
      </w:r>
      <w:r w:rsidRPr="09A8E0CC" w:rsidR="00061EB0">
        <w:rPr>
          <w:rFonts w:ascii="Arial" w:hAnsi="Arial" w:cs="Arial"/>
          <w:color w:val="000000" w:themeColor="text1"/>
        </w:rPr>
        <w:t>by releasing</w:t>
      </w:r>
      <w:r w:rsidRPr="09A8E0CC" w:rsidR="00925550">
        <w:rPr>
          <w:rFonts w:ascii="Arial" w:hAnsi="Arial" w:cs="Arial"/>
          <w:color w:val="000000" w:themeColor="text1"/>
        </w:rPr>
        <w:t xml:space="preserve"> </w:t>
      </w:r>
      <w:r w:rsidRPr="09A8E0CC" w:rsidR="00925550">
        <w:rPr>
          <w:rFonts w:ascii="Arial" w:hAnsi="Arial" w:cs="Arial"/>
          <w:color w:val="000000" w:themeColor="text1"/>
        </w:rPr>
        <w:t xml:space="preserve">large amounts</w:t>
      </w:r>
      <w:r w:rsidRPr="09A8E0CC" w:rsidR="00925550">
        <w:rPr>
          <w:rFonts w:ascii="Arial" w:hAnsi="Arial" w:cs="Arial"/>
          <w:color w:val="000000" w:themeColor="text1"/>
        </w:rPr>
        <w:t xml:space="preserve"> of carbon dioxide (CO</w:t>
      </w:r>
      <w:r w:rsidRPr="09A8E0CC" w:rsidR="00925550">
        <w:rPr>
          <w:rFonts w:ascii="Arial" w:hAnsi="Arial" w:cs="Arial"/>
          <w:color w:val="000000" w:themeColor="text1"/>
          <w:vertAlign w:val="subscript"/>
        </w:rPr>
        <w:t>2</w:t>
      </w:r>
      <w:r w:rsidRPr="09A8E0CC" w:rsidR="00925550">
        <w:rPr>
          <w:rFonts w:ascii="Arial" w:hAnsi="Arial" w:cs="Arial"/>
          <w:color w:val="000000" w:themeColor="text1"/>
        </w:rPr>
        <w:t xml:space="preserve">) and other greenhouse gases into the atmosphere </w:t>
      </w:r>
      <w:commentRangeStart w:id="145"/>
      <w:commentRangeStart w:id="146"/>
      <w:sdt>
        <w:sdtPr>
          <w:id w:val="895945761"/>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925550">
            <w:rPr>
              <w:rFonts w:ascii="Arial" w:hAnsi="Arial" w:cs="Arial"/>
              <w:color w:val="2F5496" w:themeColor="accent1" w:themeShade="BF"/>
            </w:rPr>
            <w:fldChar w:fldCharType="begin"/>
          </w:r>
          <w:r w:rsidRPr="09A8E0CC" w:rsidR="00925550">
            <w:rPr>
              <w:rFonts w:ascii="Arial" w:hAnsi="Arial" w:cs="Arial"/>
              <w:color w:val="2F5496" w:themeColor="accent1" w:themeShade="BF"/>
            </w:rPr>
            <w:instrText xml:space="preserve">CITATION Wor25 \l 2070 </w:instrText>
          </w:r>
          <w:r w:rsidRPr="09A8E0CC" w:rsidR="00925550">
            <w:rPr>
              <w:rFonts w:ascii="Arial" w:hAnsi="Arial" w:cs="Arial"/>
              <w:color w:val="2F5496" w:themeColor="accent1" w:themeShade="BF"/>
            </w:rPr>
            <w:fldChar w:fldCharType="separate"/>
          </w:r>
          <w:r w:rsidRPr="008B5D1D" w:rsidR="00925550">
            <w:rPr>
              <w:rFonts w:ascii="Arial" w:hAnsi="Arial" w:cs="Arial"/>
              <w:color w:val="2F5496" w:themeColor="accent1" w:themeShade="BF"/>
            </w:rPr>
            <w:t>(World Health Organization, 2025)</w:t>
          </w:r>
          <w:r w:rsidRPr="09A8E0CC" w:rsidR="00925550">
            <w:rPr>
              <w:rFonts w:ascii="Arial" w:hAnsi="Arial" w:cs="Arial"/>
              <w:color w:val="2F5496" w:themeColor="accent1" w:themeShade="BF"/>
            </w:rPr>
            <w:fldChar w:fldCharType="end"/>
          </w:r>
        </w:sdtContent>
      </w:sdt>
      <w:r w:rsidRPr="09A8E0CC" w:rsidR="00925550">
        <w:rPr>
          <w:rFonts w:ascii="Arial" w:hAnsi="Arial" w:cs="Arial"/>
        </w:rPr>
        <w:t>.</w:t>
      </w:r>
      <w:r w:rsidRPr="09A8E0CC" w:rsidR="00F33F64">
        <w:rPr>
          <w:rFonts w:ascii="Arial" w:hAnsi="Arial" w:cs="Arial"/>
        </w:rPr>
        <w:t xml:space="preserve"> </w:t>
      </w:r>
      <w:commentRangeEnd w:id="145"/>
      <w:r w:rsidRPr="008B5D1D" w:rsidR="00C6704F">
        <w:rPr>
          <w:rStyle w:val="CommentReference"/>
          <w:rFonts w:ascii="Arial" w:hAnsi="Arial" w:cs="Arial"/>
          <w:bCs/>
          <w:color w:val="000000" w:themeColor="text1"/>
          <w:sz w:val="22"/>
          <w:szCs w:val="22"/>
        </w:rPr>
        <w:commentReference w:id="145"/>
      </w:r>
      <w:commentRangeEnd w:id="146"/>
      <w:r w:rsidRPr="008B5D1D" w:rsidR="00C6704F">
        <w:rPr>
          <w:rStyle w:val="CommentReference"/>
          <w:rFonts w:ascii="Arial" w:hAnsi="Arial" w:cs="Arial"/>
          <w:bCs/>
          <w:color w:val="000000" w:themeColor="text1"/>
          <w:sz w:val="22"/>
          <w:szCs w:val="22"/>
        </w:rPr>
        <w:commentReference w:id="146"/>
      </w:r>
      <w:r w:rsidRPr="09A8E0CC" w:rsidR="003E3B41">
        <w:rPr>
          <w:rFonts w:ascii="Arial" w:hAnsi="Arial" w:cs="Arial"/>
          <w:color w:val="000000" w:themeColor="text1"/>
        </w:rPr>
        <w:t xml:space="preserve">Wildfires are not isolated </w:t>
      </w:r>
      <w:r w:rsidRPr="09A8E0CC" w:rsidR="00480841">
        <w:rPr>
          <w:rFonts w:ascii="Arial" w:hAnsi="Arial" w:cs="Arial"/>
          <w:color w:val="000000" w:themeColor="text1"/>
        </w:rPr>
        <w:t>events;</w:t>
      </w:r>
      <w:r w:rsidRPr="09A8E0CC" w:rsidR="003E3B41">
        <w:rPr>
          <w:rFonts w:ascii="Arial" w:hAnsi="Arial" w:cs="Arial"/>
          <w:color w:val="000000" w:themeColor="text1"/>
        </w:rPr>
        <w:t xml:space="preserve"> they are increasingly l</w:t>
      </w:r>
      <w:r w:rsidRPr="09A8E0CC" w:rsidR="00363473">
        <w:rPr>
          <w:rFonts w:ascii="Arial" w:hAnsi="Arial" w:cs="Arial"/>
          <w:color w:val="000000" w:themeColor="text1"/>
        </w:rPr>
        <w:t>inked to extreme weather conditions</w:t>
      </w:r>
      <w:r w:rsidRPr="09A8E0CC" w:rsidR="00480841">
        <w:rPr>
          <w:rFonts w:ascii="Arial" w:hAnsi="Arial" w:cs="Arial"/>
          <w:color w:val="000000" w:themeColor="text1"/>
        </w:rPr>
        <w:t xml:space="preserve">. </w:t>
      </w:r>
      <w:r w:rsidRPr="09A8E0CC" w:rsidR="00677C6E">
        <w:rPr>
          <w:rFonts w:ascii="Arial" w:hAnsi="Arial" w:cs="Arial"/>
          <w:color w:val="000000" w:themeColor="text1"/>
        </w:rPr>
        <w:t>Droughts, heatwaves, and high winds create the perfect conditions for wildfires to ignite and spread, while climate change continues to amplify these extreme events</w:t>
      </w:r>
      <w:r w:rsidRPr="09A8E0CC" w:rsidR="00C6704F">
        <w:rPr>
          <w:rFonts w:ascii="Arial" w:hAnsi="Arial" w:cs="Arial"/>
          <w:color w:val="000000" w:themeColor="text1"/>
        </w:rPr>
        <w:t xml:space="preserve"> (REF, REF)</w:t>
      </w:r>
      <w:r w:rsidRPr="09A8E0CC" w:rsidR="00677C6E">
        <w:rPr>
          <w:rFonts w:ascii="Arial" w:hAnsi="Arial" w:cs="Arial"/>
          <w:color w:val="000000" w:themeColor="text1"/>
        </w:rPr>
        <w:t>.</w:t>
      </w:r>
    </w:p>
    <w:p w:rsidRPr="008B5D1D" w:rsidR="003E3B41" w:rsidP="09A8E0CC" w:rsidRDefault="003E3B41" w14:paraId="60FB77FC" w14:textId="53B7560F">
      <w:pPr>
        <w:spacing w:line="360" w:lineRule="auto"/>
        <w:jc w:val="both"/>
        <w:rPr>
          <w:rFonts w:ascii="Arial" w:hAnsi="Arial" w:cs="Arial"/>
        </w:rPr>
      </w:pPr>
      <w:r w:rsidRPr="09A8E0CC">
        <w:rPr>
          <w:rFonts w:ascii="Arial" w:hAnsi="Arial" w:cs="Arial"/>
          <w:color w:val="000000" w:themeColor="text1"/>
        </w:rPr>
        <w:t xml:space="preserve">Meteorological extremes or extreme weather events are characterized as rare events “at a particular place and time of year, with unusual characteristics in terms of magnitude, location, timing, or extent” </w:t>
      </w:r>
      <w:sdt>
        <w:sdtPr>
          <w:id w:val="-1089472714"/>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Pr>
              <w:rFonts w:ascii="Arial" w:hAnsi="Arial" w:cs="Arial"/>
              <w:color w:val="2F5496" w:themeColor="accent1" w:themeShade="BF"/>
            </w:rPr>
            <w:fldChar w:fldCharType="begin"/>
          </w:r>
          <w:r w:rsidRPr="09A8E0CC">
            <w:rPr>
              <w:rFonts w:ascii="Arial" w:hAnsi="Arial" w:cs="Arial"/>
              <w:color w:val="2F5496" w:themeColor="accent1" w:themeShade="BF"/>
            </w:rPr>
            <w:instrText xml:space="preserve">CITATION Wor251 \l 2070 </w:instrText>
          </w:r>
          <w:r w:rsidRPr="09A8E0CC">
            <w:rPr>
              <w:rFonts w:ascii="Arial" w:hAnsi="Arial" w:cs="Arial"/>
              <w:color w:val="2F5496" w:themeColor="accent1" w:themeShade="BF"/>
            </w:rPr>
            <w:fldChar w:fldCharType="separate"/>
          </w:r>
          <w:r w:rsidRPr="008B5D1D">
            <w:rPr>
              <w:rFonts w:ascii="Arial" w:hAnsi="Arial" w:cs="Arial"/>
              <w:color w:val="2F5496" w:themeColor="accent1" w:themeShade="BF"/>
            </w:rPr>
            <w:t>(World Meteorological Organization, 2025)</w:t>
          </w:r>
          <w:r w:rsidRPr="09A8E0CC">
            <w:rPr>
              <w:rFonts w:ascii="Arial" w:hAnsi="Arial" w:cs="Arial"/>
              <w:color w:val="2F5496" w:themeColor="accent1" w:themeShade="BF"/>
            </w:rPr>
            <w:fldChar w:fldCharType="end"/>
          </w:r>
        </w:sdtContent>
      </w:sdt>
      <w:r w:rsidRPr="09A8E0CC">
        <w:rPr>
          <w:rFonts w:ascii="Arial" w:hAnsi="Arial" w:cs="Arial"/>
          <w:color w:val="000000" w:themeColor="text1"/>
        </w:rPr>
        <w:t xml:space="preserve">. Climate change is one of the main reasons for the increase in the impacts of extremes events that take place, and wildfires are directly linked to that, in a sense that often occur alongside or a result of other climate extremes (e.g. heatwaves, droughts or high winds) </w:t>
      </w:r>
      <w:sdt>
        <w:sdtPr>
          <w:id w:val="552117323"/>
          <w:citation/>
          <w:placeholder>
            <w:docPart w:val="DefaultPlaceholder_1081868574"/>
          </w:placeholder>
          <w:rPr>
            <w:rFonts w:ascii="Arial" w:hAnsi="Arial" w:cs="Arial"/>
            <w:color w:val="2F5496" w:themeColor="accent1" w:themeShade="BF"/>
          </w:rPr>
        </w:sdtPr>
        <w:sdtContent>
          <w:r w:rsidRPr="09A8E0CC">
            <w:rPr>
              <w:rFonts w:ascii="Arial" w:hAnsi="Arial" w:cs="Arial"/>
              <w:color w:val="2F5496" w:themeColor="accent1" w:themeShade="BF"/>
            </w:rPr>
            <w:fldChar w:fldCharType="begin"/>
          </w:r>
          <w:r w:rsidRPr="09A8E0CC">
            <w:rPr>
              <w:rFonts w:ascii="Arial" w:hAnsi="Arial" w:cs="Arial"/>
              <w:color w:val="2F5496" w:themeColor="accent1" w:themeShade="BF"/>
            </w:rPr>
            <w:instrText xml:space="preserve"> CITATION Agh20 \l 2070 </w:instrText>
          </w:r>
          <w:r w:rsidRPr="09A8E0CC">
            <w:rPr>
              <w:rFonts w:ascii="Arial" w:hAnsi="Arial" w:cs="Arial"/>
              <w:color w:val="2F5496" w:themeColor="accent1" w:themeShade="BF"/>
            </w:rPr>
            <w:fldChar w:fldCharType="separate"/>
          </w:r>
          <w:r w:rsidRPr="008B5D1D">
            <w:rPr>
              <w:rFonts w:ascii="Arial" w:hAnsi="Arial" w:cs="Arial"/>
              <w:color w:val="2F5496" w:themeColor="accent1" w:themeShade="BF"/>
            </w:rPr>
            <w:t>(AghaKouchak, et al., 2020)</w:t>
          </w:r>
          <w:r w:rsidRPr="09A8E0CC">
            <w:rPr>
              <w:rFonts w:ascii="Arial" w:hAnsi="Arial" w:cs="Arial"/>
              <w:color w:val="2F5496" w:themeColor="accent1" w:themeShade="BF"/>
            </w:rPr>
            <w:fldChar w:fldCharType="end"/>
          </w:r>
        </w:sdtContent>
        <w:sdtEndPr>
          <w:rPr>
            <w:rFonts w:ascii="Arial" w:hAnsi="Arial" w:cs="Arial"/>
            <w:color w:val="2F5496" w:themeColor="accent1" w:themeTint="FF" w:themeShade="BF"/>
          </w:rPr>
        </w:sdtEndPr>
      </w:sdt>
      <w:r w:rsidRPr="09A8E0CC">
        <w:rPr>
          <w:rFonts w:ascii="Arial" w:hAnsi="Arial" w:cs="Arial"/>
          <w:color w:val="000000" w:themeColor="text1"/>
        </w:rPr>
        <w:t xml:space="preserve">. The Mediterranean region is particularly susceptible to weather and climate variability, being more prone to larger occurrences of </w:t>
      </w:r>
      <w:r w:rsidRPr="09A8E0CC" w:rsidR="00C6704F">
        <w:rPr>
          <w:rFonts w:ascii="Arial" w:hAnsi="Arial" w:cs="Arial"/>
          <w:color w:val="000000" w:themeColor="text1"/>
        </w:rPr>
        <w:t>wild</w:t>
      </w:r>
      <w:r w:rsidRPr="09A8E0CC">
        <w:rPr>
          <w:rFonts w:ascii="Arial" w:hAnsi="Arial" w:cs="Arial"/>
          <w:color w:val="000000" w:themeColor="text1"/>
        </w:rPr>
        <w:t xml:space="preserve">fires, while being directly related to extreme events </w:t>
      </w:r>
      <w:sdt>
        <w:sdtPr>
          <w:id w:val="1622802347"/>
          <w:citation/>
          <w:placeholder>
            <w:docPart w:val="DefaultPlaceholder_1081868574"/>
          </w:placeholder>
          <w:rPr>
            <w:rFonts w:ascii="Arial" w:hAnsi="Arial" w:cs="Arial"/>
            <w:color w:val="2F5496" w:themeColor="accent1" w:themeShade="BF"/>
          </w:rPr>
        </w:sdtPr>
        <w:sdtContent>
          <w:r w:rsidRPr="09A8E0CC">
            <w:rPr>
              <w:rFonts w:ascii="Arial" w:hAnsi="Arial" w:cs="Arial"/>
              <w:color w:val="2F5496" w:themeColor="accent1" w:themeShade="BF"/>
            </w:rPr>
            <w:fldChar w:fldCharType="begin"/>
          </w:r>
          <w:r w:rsidRPr="09A8E0CC">
            <w:rPr>
              <w:rFonts w:ascii="Arial" w:hAnsi="Arial" w:cs="Arial"/>
              <w:color w:val="2F5496" w:themeColor="accent1" w:themeShade="BF"/>
            </w:rPr>
            <w:instrText xml:space="preserve">CITATION The23 \l 2070 </w:instrText>
          </w:r>
          <w:r w:rsidRPr="09A8E0CC">
            <w:rPr>
              <w:rFonts w:ascii="Arial" w:hAnsi="Arial" w:cs="Arial"/>
              <w:color w:val="2F5496" w:themeColor="accent1" w:themeShade="BF"/>
            </w:rPr>
            <w:fldChar w:fldCharType="separate"/>
          </w:r>
          <w:r w:rsidRPr="008B5D1D">
            <w:rPr>
              <w:rFonts w:ascii="Arial" w:hAnsi="Arial" w:cs="Arial"/>
              <w:color w:val="2F5496" w:themeColor="accent1" w:themeShade="BF"/>
            </w:rPr>
            <w:t>(Bento, et al., 2023)</w:t>
          </w:r>
          <w:r w:rsidRPr="09A8E0CC">
            <w:rPr>
              <w:rFonts w:ascii="Arial" w:hAnsi="Arial" w:cs="Arial"/>
              <w:color w:val="2F5496" w:themeColor="accent1" w:themeShade="BF"/>
            </w:rPr>
            <w:fldChar w:fldCharType="end"/>
          </w:r>
        </w:sdtContent>
        <w:sdtEndPr>
          <w:rPr>
            <w:rFonts w:ascii="Arial" w:hAnsi="Arial" w:cs="Arial"/>
            <w:color w:val="2F5496" w:themeColor="accent1" w:themeTint="FF" w:themeShade="BF"/>
          </w:rPr>
        </w:sdtEndPr>
      </w:sdt>
      <w:r w:rsidRPr="09A8E0CC">
        <w:rPr>
          <w:rFonts w:ascii="Arial" w:hAnsi="Arial" w:cs="Arial"/>
          <w:color w:val="000000" w:themeColor="text1"/>
        </w:rPr>
        <w:t>.</w:t>
      </w:r>
      <w:r w:rsidRPr="09A8E0CC" w:rsidR="00423FC4">
        <w:rPr>
          <w:rFonts w:ascii="Arial" w:hAnsi="Arial" w:cs="Arial"/>
          <w:color w:val="000000" w:themeColor="text1"/>
        </w:rPr>
        <w:t xml:space="preserve"> Beyond </w:t>
      </w:r>
      <w:r w:rsidRPr="09A8E0CC" w:rsidR="00341A3C">
        <w:rPr>
          <w:rFonts w:ascii="Arial" w:hAnsi="Arial" w:cs="Arial"/>
          <w:color w:val="000000" w:themeColor="text1"/>
        </w:rPr>
        <w:t>fuelling</w:t>
      </w:r>
      <w:r w:rsidRPr="09A8E0CC" w:rsidR="00423FC4">
        <w:rPr>
          <w:rFonts w:ascii="Arial" w:hAnsi="Arial" w:cs="Arial"/>
          <w:color w:val="000000" w:themeColor="text1"/>
        </w:rPr>
        <w:t xml:space="preserve"> wildfires, extreme weather also</w:t>
      </w:r>
      <w:r w:rsidRPr="09A8E0CC" w:rsidR="00341A3C">
        <w:rPr>
          <w:rFonts w:ascii="Arial" w:hAnsi="Arial" w:cs="Arial"/>
          <w:color w:val="000000" w:themeColor="text1"/>
        </w:rPr>
        <w:t xml:space="preserve"> worsens</w:t>
      </w:r>
      <w:r w:rsidRPr="09A8E0CC" w:rsidR="00A925F9">
        <w:rPr>
          <w:rFonts w:ascii="Arial" w:hAnsi="Arial" w:cs="Arial"/>
          <w:color w:val="000000" w:themeColor="text1"/>
        </w:rPr>
        <w:t xml:space="preserve"> air pollution. The combination of prolonged droughts, increased temperatures, and intensified fires releases vast amounts of hazardous pollutants into the atmosphere, affecting air quality and human health on a global scale</w:t>
      </w:r>
      <w:r w:rsidRPr="09A8E0CC" w:rsidR="00C6704F">
        <w:rPr>
          <w:rFonts w:ascii="Arial" w:hAnsi="Arial" w:cs="Arial"/>
          <w:color w:val="000000" w:themeColor="text1"/>
        </w:rPr>
        <w:t xml:space="preserve"> (REF)</w:t>
      </w:r>
      <w:r w:rsidRPr="09A8E0CC" w:rsidR="00A925F9">
        <w:rPr>
          <w:rFonts w:ascii="Arial" w:hAnsi="Arial" w:cs="Arial"/>
          <w:color w:val="000000" w:themeColor="text1"/>
        </w:rPr>
        <w:t>.</w:t>
      </w:r>
    </w:p>
    <w:p w:rsidRPr="008B5D1D" w:rsidR="00AE2DB1" w:rsidDel="00C6704F" w:rsidP="09A8E0CC" w:rsidRDefault="00423FC4" w14:paraId="675D9542" w14:textId="5DD78333">
      <w:pPr>
        <w:spacing w:line="360" w:lineRule="auto"/>
        <w:jc w:val="both"/>
        <w:rPr>
          <w:del w:author="Ana Cristina Machado Russo" w:date="2025-12-29T10:02:00Z" w16du:dateUtc="2025-12-29T10:02:00Z" w:id="1417380704"/>
          <w:rFonts w:ascii="Arial" w:hAnsi="Arial" w:cs="Arial"/>
          <w:color w:val="000000" w:themeColor="text1"/>
        </w:rPr>
      </w:pPr>
      <w:r w:rsidRPr="09A8E0CC">
        <w:rPr>
          <w:rFonts w:ascii="Arial" w:hAnsi="Arial" w:cs="Arial"/>
          <w:color w:val="000000" w:themeColor="text1"/>
        </w:rPr>
        <w:t>T</w:t>
      </w:r>
      <w:r w:rsidRPr="09A8E0CC" w:rsidR="007E169C">
        <w:rPr>
          <w:rFonts w:ascii="Arial" w:hAnsi="Arial" w:cs="Arial"/>
          <w:color w:val="000000" w:themeColor="text1"/>
        </w:rPr>
        <w:t xml:space="preserve">he World Health Organization (WHO) defines air pollution as a contamination by </w:t>
      </w:r>
      <w:r w:rsidRPr="09A8E0CC" w:rsidR="009A7511">
        <w:rPr>
          <w:rFonts w:ascii="Arial" w:hAnsi="Arial" w:cs="Arial"/>
          <w:color w:val="000000" w:themeColor="text1"/>
        </w:rPr>
        <w:t xml:space="preserve">any chemical, physical or biological agent that changes the natural characteristics of the atmosphere, either </w:t>
      </w:r>
      <w:r w:rsidRPr="09A8E0CC" w:rsidR="002A5735">
        <w:rPr>
          <w:rFonts w:ascii="Arial" w:hAnsi="Arial" w:cs="Arial"/>
          <w:color w:val="000000" w:themeColor="text1"/>
        </w:rPr>
        <w:t>indoors</w:t>
      </w:r>
      <w:r w:rsidRPr="09A8E0CC" w:rsidR="009A7511">
        <w:rPr>
          <w:rFonts w:ascii="Arial" w:hAnsi="Arial" w:cs="Arial"/>
          <w:color w:val="000000" w:themeColor="text1"/>
        </w:rPr>
        <w:t xml:space="preserve"> or </w:t>
      </w:r>
      <w:r w:rsidRPr="09A8E0CC" w:rsidR="002A5735">
        <w:rPr>
          <w:rFonts w:ascii="Arial" w:hAnsi="Arial" w:cs="Arial"/>
          <w:color w:val="000000" w:themeColor="text1"/>
        </w:rPr>
        <w:t>outdoors</w:t>
      </w:r>
      <w:r w:rsidRPr="09A8E0CC" w:rsidR="009A7511">
        <w:rPr>
          <w:rFonts w:ascii="Arial" w:hAnsi="Arial" w:cs="Arial"/>
          <w:color w:val="000000" w:themeColor="text1"/>
        </w:rPr>
        <w:t>.</w:t>
      </w:r>
      <w:r w:rsidRPr="09A8E0CC" w:rsidR="002A5735">
        <w:rPr>
          <w:rFonts w:ascii="Arial" w:hAnsi="Arial" w:cs="Arial"/>
          <w:color w:val="000000" w:themeColor="text1"/>
        </w:rPr>
        <w:t xml:space="preserve"> </w:t>
      </w:r>
      <w:r w:rsidRPr="09A8E0CC" w:rsidR="00C6704F">
        <w:rPr>
          <w:rFonts w:ascii="Arial" w:hAnsi="Arial" w:cs="Arial"/>
          <w:color w:val="000000" w:themeColor="text1"/>
        </w:rPr>
        <w:t>P</w:t>
      </w:r>
      <w:r w:rsidRPr="09A8E0CC" w:rsidR="00733617">
        <w:rPr>
          <w:rFonts w:ascii="Arial" w:hAnsi="Arial" w:cs="Arial"/>
          <w:color w:val="000000" w:themeColor="text1"/>
        </w:rPr>
        <w:t>ollution sources</w:t>
      </w:r>
      <w:r w:rsidRPr="09A8E0CC" w:rsidR="00C6704F">
        <w:rPr>
          <w:rFonts w:ascii="Arial" w:hAnsi="Arial" w:cs="Arial"/>
          <w:color w:val="000000" w:themeColor="text1"/>
        </w:rPr>
        <w:t xml:space="preserve"> are varied</w:t>
      </w:r>
      <w:r w:rsidRPr="09A8E0CC" w:rsidR="00733617">
        <w:rPr>
          <w:rFonts w:ascii="Arial" w:hAnsi="Arial" w:cs="Arial"/>
          <w:color w:val="000000" w:themeColor="text1"/>
        </w:rPr>
        <w:t>, the most common</w:t>
      </w:r>
      <w:r w:rsidRPr="09A8E0CC" w:rsidR="00C31F99">
        <w:rPr>
          <w:rFonts w:ascii="Arial" w:hAnsi="Arial" w:cs="Arial"/>
          <w:color w:val="000000" w:themeColor="text1"/>
        </w:rPr>
        <w:t xml:space="preserve"> categories</w:t>
      </w:r>
      <w:r w:rsidRPr="09A8E0CC" w:rsidR="00733617">
        <w:rPr>
          <w:rFonts w:ascii="Arial" w:hAnsi="Arial" w:cs="Arial"/>
          <w:color w:val="000000" w:themeColor="text1"/>
        </w:rPr>
        <w:t xml:space="preserve"> being </w:t>
      </w:r>
      <w:r w:rsidRPr="09A8E0CC" w:rsidR="005038A1">
        <w:rPr>
          <w:rFonts w:ascii="Arial" w:hAnsi="Arial" w:cs="Arial"/>
          <w:color w:val="000000" w:themeColor="text1"/>
        </w:rPr>
        <w:t>v</w:t>
      </w:r>
      <w:r w:rsidRPr="09A8E0CC" w:rsidR="00426C07">
        <w:rPr>
          <w:rFonts w:ascii="Arial" w:hAnsi="Arial" w:cs="Arial"/>
          <w:color w:val="000000" w:themeColor="text1"/>
        </w:rPr>
        <w:t xml:space="preserve">ehicles (that </w:t>
      </w:r>
      <w:r w:rsidRPr="09A8E0CC" w:rsidR="009D61D5">
        <w:rPr>
          <w:rFonts w:ascii="Arial" w:hAnsi="Arial" w:cs="Arial"/>
          <w:color w:val="000000" w:themeColor="text1"/>
        </w:rPr>
        <w:t xml:space="preserve">run on combustion </w:t>
      </w:r>
      <w:r w:rsidRPr="09A8E0CC" w:rsidR="00426C07">
        <w:rPr>
          <w:rFonts w:ascii="Arial" w:hAnsi="Arial" w:cs="Arial"/>
          <w:color w:val="000000" w:themeColor="text1"/>
        </w:rPr>
        <w:t>motors)</w:t>
      </w:r>
      <w:r w:rsidRPr="09A8E0CC" w:rsidR="00966FF1">
        <w:rPr>
          <w:rFonts w:ascii="Arial" w:hAnsi="Arial" w:cs="Arial"/>
          <w:color w:val="000000" w:themeColor="text1"/>
        </w:rPr>
        <w:t xml:space="preserve">, </w:t>
      </w:r>
      <w:r w:rsidRPr="09A8E0CC" w:rsidR="00C31F99">
        <w:rPr>
          <w:rFonts w:ascii="Arial" w:hAnsi="Arial" w:cs="Arial"/>
          <w:color w:val="000000" w:themeColor="text1"/>
        </w:rPr>
        <w:t xml:space="preserve">industrial </w:t>
      </w:r>
      <w:r w:rsidRPr="09A8E0CC" w:rsidR="00930B66">
        <w:rPr>
          <w:rFonts w:ascii="Arial" w:hAnsi="Arial" w:cs="Arial"/>
          <w:color w:val="000000" w:themeColor="text1"/>
        </w:rPr>
        <w:t>facilities and fires</w:t>
      </w:r>
      <w:r w:rsidRPr="09A8E0CC" w:rsidR="006B2330">
        <w:rPr>
          <w:rFonts w:ascii="Arial" w:hAnsi="Arial" w:cs="Arial"/>
          <w:color w:val="000000" w:themeColor="text1"/>
        </w:rPr>
        <w:t xml:space="preserve"> </w:t>
      </w:r>
      <w:sdt>
        <w:sdtPr>
          <w:id w:val="1995600387"/>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6B2330">
            <w:rPr>
              <w:rFonts w:ascii="Arial" w:hAnsi="Arial" w:cs="Arial"/>
              <w:color w:val="2F5496" w:themeColor="accent1" w:themeShade="BF"/>
            </w:rPr>
            <w:fldChar w:fldCharType="begin"/>
          </w:r>
          <w:r w:rsidRPr="09A8E0CC" w:rsidR="00EB5799">
            <w:rPr>
              <w:rFonts w:ascii="Arial" w:hAnsi="Arial" w:cs="Arial"/>
              <w:color w:val="2F5496" w:themeColor="accent1" w:themeShade="BF"/>
            </w:rPr>
            <w:instrText xml:space="preserve">CITATION Wor252 \l 2070 </w:instrText>
          </w:r>
          <w:r w:rsidRPr="09A8E0CC" w:rsidR="006B2330">
            <w:rPr>
              <w:rFonts w:ascii="Arial" w:hAnsi="Arial" w:cs="Arial"/>
              <w:color w:val="2F5496" w:themeColor="accent1" w:themeShade="BF"/>
            </w:rPr>
            <w:fldChar w:fldCharType="separate"/>
          </w:r>
          <w:r w:rsidRPr="008B5D1D" w:rsidR="00D030EA">
            <w:rPr>
              <w:rFonts w:ascii="Arial" w:hAnsi="Arial" w:cs="Arial"/>
              <w:color w:val="2F5496" w:themeColor="accent1" w:themeShade="BF"/>
            </w:rPr>
            <w:t>(World Health Organization, 2025)</w:t>
          </w:r>
          <w:r w:rsidRPr="09A8E0CC" w:rsidR="006B2330">
            <w:rPr>
              <w:rFonts w:ascii="Arial" w:hAnsi="Arial" w:cs="Arial"/>
              <w:color w:val="2F5496" w:themeColor="accent1" w:themeShade="BF"/>
            </w:rPr>
            <w:fldChar w:fldCharType="end"/>
          </w:r>
        </w:sdtContent>
      </w:sdt>
      <w:r w:rsidRPr="09A8E0CC" w:rsidR="00363F8E">
        <w:rPr>
          <w:rFonts w:ascii="Arial" w:hAnsi="Arial" w:cs="Arial"/>
          <w:color w:val="000000" w:themeColor="text1"/>
        </w:rPr>
        <w:t>. Key air pollutants that pose significant public health risks include particulate matter</w:t>
      </w:r>
      <w:r w:rsidRPr="09A8E0CC" w:rsidR="00861508">
        <w:rPr>
          <w:rFonts w:ascii="Arial" w:hAnsi="Arial" w:cs="Arial"/>
          <w:color w:val="000000" w:themeColor="text1"/>
        </w:rPr>
        <w:t xml:space="preserve"> (PM)</w:t>
      </w:r>
      <w:r w:rsidRPr="09A8E0CC" w:rsidR="00363F8E">
        <w:rPr>
          <w:rFonts w:ascii="Arial" w:hAnsi="Arial" w:cs="Arial"/>
          <w:color w:val="000000" w:themeColor="text1"/>
        </w:rPr>
        <w:t>, carbon monoxide</w:t>
      </w:r>
      <w:r w:rsidRPr="09A8E0CC" w:rsidR="00EB056C">
        <w:rPr>
          <w:rFonts w:ascii="Arial" w:hAnsi="Arial" w:cs="Arial"/>
          <w:color w:val="000000" w:themeColor="text1"/>
        </w:rPr>
        <w:t xml:space="preserve"> (CO)</w:t>
      </w:r>
      <w:r w:rsidRPr="09A8E0CC" w:rsidR="00363F8E">
        <w:rPr>
          <w:rFonts w:ascii="Arial" w:hAnsi="Arial" w:cs="Arial"/>
          <w:color w:val="000000" w:themeColor="text1"/>
        </w:rPr>
        <w:t>, ozone</w:t>
      </w:r>
      <w:r w:rsidRPr="09A8E0CC" w:rsidR="00EB056C">
        <w:rPr>
          <w:rFonts w:ascii="Arial" w:hAnsi="Arial" w:cs="Arial"/>
          <w:color w:val="000000" w:themeColor="text1"/>
        </w:rPr>
        <w:t xml:space="preserve"> (O</w:t>
      </w:r>
      <w:r w:rsidRPr="09A8E0CC" w:rsidR="00EB056C">
        <w:rPr>
          <w:rFonts w:ascii="Arial" w:hAnsi="Arial" w:cs="Arial"/>
          <w:color w:val="000000" w:themeColor="text1"/>
          <w:vertAlign w:val="subscript"/>
        </w:rPr>
        <w:t>3</w:t>
      </w:r>
      <w:r w:rsidRPr="09A8E0CC" w:rsidR="00EB056C">
        <w:rPr>
          <w:rFonts w:ascii="Arial" w:hAnsi="Arial" w:cs="Arial"/>
          <w:color w:val="000000" w:themeColor="text1"/>
        </w:rPr>
        <w:t>)</w:t>
      </w:r>
      <w:r w:rsidRPr="09A8E0CC" w:rsidR="00363F8E">
        <w:rPr>
          <w:rFonts w:ascii="Arial" w:hAnsi="Arial" w:cs="Arial"/>
          <w:color w:val="000000" w:themeColor="text1"/>
        </w:rPr>
        <w:t>, nitrogen dioxide</w:t>
      </w:r>
      <w:r w:rsidRPr="09A8E0CC" w:rsidR="00EB056C">
        <w:rPr>
          <w:rFonts w:ascii="Arial" w:hAnsi="Arial" w:cs="Arial"/>
          <w:color w:val="000000" w:themeColor="text1"/>
        </w:rPr>
        <w:t xml:space="preserve"> (NO</w:t>
      </w:r>
      <w:r w:rsidRPr="09A8E0CC" w:rsidR="00EB056C">
        <w:rPr>
          <w:rFonts w:ascii="Arial" w:hAnsi="Arial" w:cs="Arial"/>
          <w:color w:val="000000" w:themeColor="text1"/>
          <w:vertAlign w:val="subscript"/>
        </w:rPr>
        <w:t>2</w:t>
      </w:r>
      <w:r w:rsidRPr="09A8E0CC" w:rsidR="00EB056C">
        <w:rPr>
          <w:rFonts w:ascii="Arial" w:hAnsi="Arial" w:cs="Arial"/>
          <w:color w:val="000000" w:themeColor="text1"/>
        </w:rPr>
        <w:t>)</w:t>
      </w:r>
      <w:r w:rsidRPr="09A8E0CC" w:rsidR="00363F8E">
        <w:rPr>
          <w:rFonts w:ascii="Arial" w:hAnsi="Arial" w:cs="Arial"/>
          <w:color w:val="000000" w:themeColor="text1"/>
        </w:rPr>
        <w:t xml:space="preserve">, and </w:t>
      </w:r>
      <w:r w:rsidRPr="09A8E0CC" w:rsidR="00363F8E">
        <w:rPr>
          <w:rFonts w:ascii="Arial" w:hAnsi="Arial" w:cs="Arial"/>
          <w:color w:val="000000" w:themeColor="text1"/>
        </w:rPr>
        <w:t>sulfur</w:t>
      </w:r>
      <w:r w:rsidRPr="09A8E0CC" w:rsidR="00363F8E">
        <w:rPr>
          <w:rFonts w:ascii="Arial" w:hAnsi="Arial" w:cs="Arial"/>
          <w:color w:val="000000" w:themeColor="text1"/>
        </w:rPr>
        <w:t xml:space="preserve"> dioxide</w:t>
      </w:r>
      <w:r w:rsidRPr="09A8E0CC" w:rsidR="00EB056C">
        <w:rPr>
          <w:rFonts w:ascii="Arial" w:hAnsi="Arial" w:cs="Arial"/>
          <w:color w:val="000000" w:themeColor="text1"/>
        </w:rPr>
        <w:t xml:space="preserve"> (SO</w:t>
      </w:r>
      <w:r w:rsidRPr="09A8E0CC" w:rsidR="00EB056C">
        <w:rPr>
          <w:rFonts w:ascii="Arial" w:hAnsi="Arial" w:cs="Arial"/>
          <w:color w:val="000000" w:themeColor="text1"/>
          <w:vertAlign w:val="subscript"/>
        </w:rPr>
        <w:t>2</w:t>
      </w:r>
      <w:r w:rsidRPr="09A8E0CC" w:rsidR="00EB056C">
        <w:rPr>
          <w:rFonts w:ascii="Arial" w:hAnsi="Arial" w:cs="Arial"/>
          <w:color w:val="000000" w:themeColor="text1"/>
        </w:rPr>
        <w:t>)</w:t>
      </w:r>
      <w:r w:rsidRPr="09A8E0CC" w:rsidR="00363F8E">
        <w:rPr>
          <w:rFonts w:ascii="Arial" w:hAnsi="Arial" w:cs="Arial"/>
          <w:color w:val="000000" w:themeColor="text1"/>
        </w:rPr>
        <w:t>.</w:t>
      </w:r>
      <w:r w:rsidRPr="09A8E0CC" w:rsidR="00C530BB">
        <w:rPr>
          <w:rFonts w:ascii="Arial" w:hAnsi="Arial" w:cs="Arial"/>
          <w:color w:val="000000" w:themeColor="text1"/>
        </w:rPr>
        <w:t xml:space="preserve"> </w:t>
      </w:r>
      <w:r w:rsidRPr="09A8E0CC" w:rsidR="0033337D">
        <w:rPr>
          <w:rFonts w:ascii="Arial" w:hAnsi="Arial" w:cs="Arial"/>
          <w:color w:val="000000" w:themeColor="text1"/>
        </w:rPr>
        <w:t>Data and studies provided</w:t>
      </w:r>
      <w:r w:rsidRPr="09A8E0CC" w:rsidR="00C530BB">
        <w:rPr>
          <w:rFonts w:ascii="Arial" w:hAnsi="Arial" w:cs="Arial"/>
          <w:color w:val="000000" w:themeColor="text1"/>
        </w:rPr>
        <w:t xml:space="preserve"> by WHO </w:t>
      </w:r>
      <w:r w:rsidRPr="09A8E0CC" w:rsidR="00A86B90">
        <w:rPr>
          <w:rFonts w:ascii="Arial" w:hAnsi="Arial" w:cs="Arial"/>
          <w:color w:val="000000" w:themeColor="text1"/>
        </w:rPr>
        <w:t>show</w:t>
      </w:r>
      <w:r w:rsidRPr="09A8E0CC" w:rsidR="0033337D">
        <w:rPr>
          <w:rFonts w:ascii="Arial" w:hAnsi="Arial" w:cs="Arial"/>
          <w:color w:val="000000" w:themeColor="text1"/>
        </w:rPr>
        <w:t xml:space="preserve"> that</w:t>
      </w:r>
      <w:r w:rsidRPr="09A8E0CC" w:rsidR="00C530BB">
        <w:rPr>
          <w:rFonts w:ascii="Arial" w:hAnsi="Arial" w:cs="Arial"/>
          <w:color w:val="000000" w:themeColor="text1"/>
        </w:rPr>
        <w:t xml:space="preserve"> </w:t>
      </w:r>
      <w:r w:rsidRPr="09A8E0CC" w:rsidR="008F2F75">
        <w:rPr>
          <w:rFonts w:ascii="Arial" w:hAnsi="Arial" w:cs="Arial"/>
          <w:color w:val="000000" w:themeColor="text1"/>
        </w:rPr>
        <w:t>99% of the global population</w:t>
      </w:r>
      <w:r w:rsidRPr="09A8E0CC" w:rsidR="00627BE6">
        <w:rPr>
          <w:rFonts w:ascii="Arial" w:hAnsi="Arial" w:cs="Arial"/>
          <w:color w:val="000000" w:themeColor="text1"/>
        </w:rPr>
        <w:t xml:space="preserve"> breathes contaminated air, based on the </w:t>
      </w:r>
      <w:r w:rsidRPr="09A8E0CC" w:rsidR="00AA6FAB">
        <w:rPr>
          <w:rFonts w:ascii="Arial" w:hAnsi="Arial" w:cs="Arial"/>
          <w:color w:val="000000" w:themeColor="text1"/>
        </w:rPr>
        <w:t>established guideline limits for each pollutant</w:t>
      </w:r>
      <w:r w:rsidRPr="09A8E0CC" w:rsidR="00A86B90">
        <w:rPr>
          <w:rFonts w:ascii="Arial" w:hAnsi="Arial" w:cs="Arial"/>
          <w:color w:val="000000" w:themeColor="text1"/>
        </w:rPr>
        <w:t xml:space="preserve"> </w:t>
      </w:r>
      <w:sdt>
        <w:sdtPr>
          <w:id w:val="-571428717"/>
          <w:citation/>
          <w:placeholder>
            <w:docPart w:val="DefaultPlaceholder_1081868574"/>
          </w:placeholder>
          <w:rPr>
            <w:rFonts w:ascii="Arial" w:hAnsi="Arial" w:cs="Arial"/>
            <w:color w:val="000000" w:themeColor="text1"/>
          </w:rPr>
        </w:sdtPr>
        <w:sdtContent>
          <w:r w:rsidRPr="09A8E0CC" w:rsidR="00A86B90">
            <w:rPr>
              <w:rFonts w:ascii="Arial" w:hAnsi="Arial" w:cs="Arial"/>
              <w:color w:val="2F5496" w:themeColor="accent1" w:themeShade="BF"/>
            </w:rPr>
            <w:fldChar w:fldCharType="begin"/>
          </w:r>
          <w:r w:rsidRPr="09A8E0CC" w:rsidR="00EB5799">
            <w:rPr>
              <w:rFonts w:ascii="Arial" w:hAnsi="Arial" w:cs="Arial"/>
              <w:color w:val="2F5496" w:themeColor="accent1" w:themeShade="BF"/>
            </w:rPr>
            <w:instrText xml:space="preserve">CITATION Wor252 \l 2070 </w:instrText>
          </w:r>
          <w:r w:rsidRPr="09A8E0CC" w:rsidR="00A86B90">
            <w:rPr>
              <w:rFonts w:ascii="Arial" w:hAnsi="Arial" w:cs="Arial"/>
              <w:color w:val="2F5496" w:themeColor="accent1" w:themeShade="BF"/>
            </w:rPr>
            <w:fldChar w:fldCharType="separate"/>
          </w:r>
          <w:r w:rsidRPr="008B5D1D" w:rsidR="00D030EA">
            <w:rPr>
              <w:rFonts w:ascii="Arial" w:hAnsi="Arial" w:cs="Arial"/>
              <w:color w:val="2F5496" w:themeColor="accent1" w:themeShade="BF"/>
            </w:rPr>
            <w:t>(World Health Organization, 2025)</w:t>
          </w:r>
          <w:r w:rsidRPr="09A8E0CC" w:rsidR="00A86B90">
            <w:rPr>
              <w:rFonts w:ascii="Arial" w:hAnsi="Arial" w:cs="Arial"/>
              <w:color w:val="2F5496" w:themeColor="accent1" w:themeShade="BF"/>
            </w:rPr>
            <w:fldChar w:fldCharType="end"/>
          </w:r>
        </w:sdtContent>
        <w:sdtEndPr>
          <w:rPr>
            <w:rFonts w:ascii="Arial" w:hAnsi="Arial" w:cs="Arial"/>
            <w:color w:val="000000" w:themeColor="text1" w:themeTint="FF" w:themeShade="FF"/>
          </w:rPr>
        </w:sdtEndPr>
      </w:sdt>
      <w:r w:rsidRPr="09A8E0CC" w:rsidR="00AA6FAB">
        <w:rPr>
          <w:rFonts w:ascii="Arial" w:hAnsi="Arial" w:cs="Arial"/>
          <w:color w:val="000000" w:themeColor="text1"/>
        </w:rPr>
        <w:t>.</w:t>
      </w:r>
    </w:p>
    <w:p w:rsidRPr="008B5D1D" w:rsidR="00205F9B" w:rsidP="09A8E0CC" w:rsidRDefault="00957ACB" w14:paraId="5195A30B" w14:textId="640322DE">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That being said, there is a concern that wildfires will become more aggravated over the years, leading to further degradation of air quality. So, it is important to develop studies relating these two topics, air pollution and wildfires, to come up with strategies that promotes interventions and initiatives.</w:t>
      </w:r>
    </w:p>
    <w:p w:rsidRPr="008B5D1D" w:rsidR="00767113" w:rsidP="09A8E0CC" w:rsidRDefault="005B627C" w14:paraId="70296D03" w14:textId="548ACDCC">
      <w:pPr>
        <w:spacing w:line="360" w:lineRule="auto"/>
        <w:jc w:val="both"/>
        <w:rPr>
          <w:rFonts w:ascii="Arial" w:hAnsi="Arial" w:cs="Arial"/>
          <w:color w:val="000000" w:themeColor="text1"/>
        </w:rPr>
      </w:pPr>
      <w:r w:rsidRPr="09A8E0CC">
        <w:rPr>
          <w:rFonts w:ascii="Arial" w:hAnsi="Arial" w:cs="Arial"/>
          <w:color w:val="000000" w:themeColor="text1"/>
        </w:rPr>
        <w:t xml:space="preserve">Traditional approaches </w:t>
      </w:r>
      <w:r w:rsidRPr="09A8E0CC" w:rsidR="00EB0BC4">
        <w:rPr>
          <w:rFonts w:ascii="Arial" w:hAnsi="Arial" w:cs="Arial"/>
          <w:color w:val="000000" w:themeColor="text1"/>
        </w:rPr>
        <w:t>for</w:t>
      </w:r>
      <w:r w:rsidRPr="09A8E0CC">
        <w:rPr>
          <w:rFonts w:ascii="Arial" w:hAnsi="Arial" w:cs="Arial"/>
          <w:color w:val="000000" w:themeColor="text1"/>
        </w:rPr>
        <w:t xml:space="preserve"> studying wildfire</w:t>
      </w:r>
      <w:ins w:author="Ana Cristina Machado Russo" w:date="2025-12-29T10:02:00Z" w16du:dateUtc="2025-12-29T10:02:00Z" w:id="220020036">
        <w:r w:rsidRPr="09A8E0CC" w:rsidR="09A8E0CC">
          <w:rPr>
            <w:rFonts w:ascii="Arial" w:hAnsi="Arial" w:cs="Arial"/>
            <w:color w:val="000000" w:themeColor="text1" w:themeTint="FF" w:themeShade="FF"/>
          </w:rPr>
          <w:t>s’</w:t>
        </w:r>
      </w:ins>
      <w:r w:rsidRPr="09A8E0CC">
        <w:rPr>
          <w:rFonts w:ascii="Arial" w:hAnsi="Arial" w:cs="Arial"/>
          <w:color w:val="000000" w:themeColor="text1"/>
        </w:rPr>
        <w:t xml:space="preserve"> air pollution emissions, such as emission inventories, ground-based monitoring, satellite observations, and atmospheric dispersion models, have been essential in estimating pollutant emissions and tracking smoke transport </w:t>
      </w:r>
      <w:sdt>
        <w:sdtPr>
          <w:id w:val="1520049555"/>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205F9B">
            <w:rPr>
              <w:rFonts w:ascii="Arial" w:hAnsi="Arial" w:cs="Arial"/>
              <w:color w:val="2F5496" w:themeColor="accent1" w:themeShade="BF"/>
            </w:rPr>
            <w:fldChar w:fldCharType="begin"/>
          </w:r>
          <w:r w:rsidRPr="09A8E0CC" w:rsidR="00205F9B">
            <w:rPr>
              <w:rFonts w:ascii="Arial" w:hAnsi="Arial" w:cs="Arial"/>
              <w:color w:val="2F5496" w:themeColor="accent1" w:themeShade="BF"/>
            </w:rPr>
            <w:instrText xml:space="preserve"> CITATION LiF18 \l 2070 </w:instrText>
          </w:r>
          <w:r w:rsidRPr="09A8E0CC" w:rsidR="00205F9B">
            <w:rPr>
              <w:rFonts w:ascii="Arial" w:hAnsi="Arial" w:cs="Arial"/>
              <w:color w:val="2F5496" w:themeColor="accent1" w:themeShade="BF"/>
            </w:rPr>
            <w:fldChar w:fldCharType="separate"/>
          </w:r>
          <w:r w:rsidRPr="008B5D1D" w:rsidR="00205F9B">
            <w:rPr>
              <w:rFonts w:ascii="Arial" w:hAnsi="Arial" w:cs="Arial"/>
              <w:color w:val="2F5496" w:themeColor="accent1" w:themeShade="BF"/>
            </w:rPr>
            <w:t>(Li, Zhang, Kondragunta, &amp; Csiszar, 2018)</w:t>
          </w:r>
          <w:r w:rsidRPr="09A8E0CC" w:rsidR="00205F9B">
            <w:rPr>
              <w:rFonts w:ascii="Arial" w:hAnsi="Arial" w:cs="Arial"/>
              <w:color w:val="2F5496" w:themeColor="accent1" w:themeShade="BF"/>
            </w:rPr>
            <w:fldChar w:fldCharType="end"/>
          </w:r>
        </w:sdtContent>
      </w:sdt>
      <w:r w:rsidRPr="09A8E0CC" w:rsidR="00B40BD8">
        <w:rPr>
          <w:rFonts w:ascii="Arial" w:hAnsi="Arial" w:cs="Arial"/>
          <w:color w:val="000000" w:themeColor="text1"/>
        </w:rPr>
        <w:t>.</w:t>
      </w:r>
      <w:r w:rsidRPr="09A8E0CC" w:rsidR="00810D23">
        <w:rPr>
          <w:rFonts w:ascii="Arial" w:hAnsi="Arial" w:cs="Arial"/>
          <w:color w:val="000000" w:themeColor="text1"/>
        </w:rPr>
        <w:t xml:space="preserve"> </w:t>
      </w:r>
      <w:r w:rsidRPr="09A8E0CC">
        <w:rPr>
          <w:rFonts w:ascii="Arial" w:hAnsi="Arial" w:cs="Arial"/>
          <w:color w:val="000000" w:themeColor="text1"/>
        </w:rPr>
        <w:t>However, these methods come with significant</w:t>
      </w:r>
      <w:r w:rsidRPr="09A8E0CC" w:rsidR="00D54022">
        <w:rPr>
          <w:rFonts w:ascii="Arial" w:hAnsi="Arial" w:cs="Arial"/>
          <w:color w:val="000000" w:themeColor="text1"/>
        </w:rPr>
        <w:t xml:space="preserve"> caveats, including uncertainties in emission factors, limited </w:t>
      </w:r>
      <w:r w:rsidRPr="09A8E0CC" w:rsidR="00CB088C">
        <w:rPr>
          <w:rFonts w:ascii="Arial" w:hAnsi="Arial" w:cs="Arial"/>
          <w:color w:val="000000" w:themeColor="text1"/>
        </w:rPr>
        <w:t xml:space="preserve">spatial and temporal </w:t>
      </w:r>
      <w:r w:rsidRPr="09A8E0CC" w:rsidR="004F53E4">
        <w:rPr>
          <w:rFonts w:ascii="Arial" w:hAnsi="Arial" w:cs="Arial"/>
          <w:color w:val="000000" w:themeColor="text1"/>
        </w:rPr>
        <w:t>coverage of ground-</w:t>
      </w:r>
      <w:r w:rsidRPr="09A8E0CC" w:rsidR="007E02E1">
        <w:rPr>
          <w:rFonts w:ascii="Arial" w:hAnsi="Arial" w:cs="Arial"/>
          <w:color w:val="000000" w:themeColor="text1"/>
        </w:rPr>
        <w:t>based sensors, satellite retrieval errors due to cloud cover</w:t>
      </w:r>
      <w:r w:rsidRPr="09A8E0CC" w:rsidR="007E02E1">
        <w:rPr>
          <w:rFonts w:ascii="Arial" w:hAnsi="Arial" w:cs="Arial"/>
          <w:color w:val="000000" w:themeColor="text1"/>
        </w:rPr>
        <w:t>, and compu</w:t>
      </w:r>
      <w:r w:rsidRPr="09A8E0CC" w:rsidR="007E02E1">
        <w:rPr>
          <w:rFonts w:ascii="Arial" w:hAnsi="Arial" w:cs="Arial"/>
          <w:color w:val="000000" w:themeColor="text1"/>
        </w:rPr>
        <w:t>tational constraints in high-res</w:t>
      </w:r>
      <w:r w:rsidRPr="09A8E0CC" w:rsidR="002038BB">
        <w:rPr>
          <w:rFonts w:ascii="Arial" w:hAnsi="Arial" w:cs="Arial"/>
          <w:color w:val="000000" w:themeColor="text1"/>
        </w:rPr>
        <w:t>olution atmospheric mode</w:t>
      </w:r>
      <w:r w:rsidRPr="09A8E0CC" w:rsidR="002038BB">
        <w:rPr>
          <w:rFonts w:ascii="Arial" w:hAnsi="Arial" w:cs="Arial"/>
          <w:color w:val="000000" w:themeColor="text1"/>
        </w:rPr>
        <w:t>lling</w:t>
      </w:r>
      <w:r w:rsidRPr="09A8E0CC" w:rsidR="09A8E0CC">
        <w:rPr>
          <w:rFonts w:ascii="Arial" w:hAnsi="Arial" w:cs="Arial"/>
          <w:color w:val="000000" w:themeColor="text1" w:themeTint="FF" w:themeShade="FF"/>
        </w:rPr>
        <w:t xml:space="preserve"> </w:t>
      </w:r>
      <w:r w:rsidRPr="09A8E0CC" w:rsidR="00C6704F">
        <w:rPr>
          <w:rFonts w:ascii="Arial" w:hAnsi="Arial" w:cs="Arial"/>
          <w:color w:val="000000" w:themeColor="text1"/>
        </w:rPr>
        <w:t xml:space="preserve">(REF)</w:t>
      </w:r>
      <w:r w:rsidRPr="09A8E0CC" w:rsidR="002038BB">
        <w:rPr>
          <w:rFonts w:ascii="Arial" w:hAnsi="Arial" w:cs="Arial"/>
          <w:color w:val="000000" w:themeColor="text1"/>
        </w:rPr>
        <w:t>.</w:t>
      </w:r>
      <w:r w:rsidRPr="09A8E0CC" w:rsidR="00CB088C">
        <w:rPr>
          <w:rFonts w:ascii="Arial" w:hAnsi="Arial" w:cs="Arial"/>
          <w:color w:val="000000" w:themeColor="text1"/>
        </w:rPr>
        <w:t xml:space="preserve"> </w:t>
      </w:r>
      <w:r w:rsidRPr="09A8E0CC" w:rsidR="00234694">
        <w:rPr>
          <w:rFonts w:ascii="Arial" w:hAnsi="Arial" w:cs="Arial"/>
          <w:color w:val="000000" w:themeColor="text1"/>
        </w:rPr>
        <w:t xml:space="preserve">Additionally, </w:t>
      </w:r>
      <w:r w:rsidRPr="09A8E0CC" w:rsidR="00F35684">
        <w:rPr>
          <w:rFonts w:ascii="Arial" w:hAnsi="Arial" w:cs="Arial"/>
          <w:color w:val="000000" w:themeColor="text1"/>
        </w:rPr>
        <w:t>atmospheric</w:t>
      </w:r>
      <w:r w:rsidRPr="09A8E0CC" w:rsidR="008F1DC3">
        <w:rPr>
          <w:rFonts w:ascii="Arial" w:hAnsi="Arial" w:cs="Arial"/>
          <w:color w:val="000000" w:themeColor="text1"/>
        </w:rPr>
        <w:t xml:space="preserve"> dispersion models, while commonly used to track wildfire smoke, require heav</w:t>
      </w:r>
      <w:r w:rsidRPr="09A8E0CC" w:rsidR="008F1DC3">
        <w:rPr>
          <w:rFonts w:ascii="Arial" w:hAnsi="Arial" w:cs="Arial"/>
          <w:color w:val="000000" w:themeColor="text1"/>
        </w:rPr>
        <w:t xml:space="preserve">y computational </w:t>
      </w:r>
      <w:r w:rsidRPr="09A8E0CC" w:rsidR="008F1DC3">
        <w:rPr>
          <w:rFonts w:ascii="Arial" w:hAnsi="Arial" w:cs="Arial"/>
          <w:color w:val="000000" w:themeColor="text1"/>
        </w:rPr>
        <w:t xml:space="preserve">resources and often exhibit discrepancies between predicted and actual pollution concentrations</w:t>
      </w:r>
      <w:r w:rsidRPr="09A8E0CC" w:rsidR="00A11C42">
        <w:rPr>
          <w:rFonts w:ascii="Arial" w:hAnsi="Arial" w:cs="Arial"/>
          <w:color w:val="000000" w:themeColor="text1"/>
        </w:rPr>
        <w:t xml:space="preserve"> </w:t>
      </w:r>
      <w:sdt>
        <w:sdtPr>
          <w:id w:val="-401523423"/>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A11C42">
            <w:rPr>
              <w:rFonts w:ascii="Arial" w:hAnsi="Arial" w:cs="Arial"/>
              <w:color w:val="2F5496" w:themeColor="accent1" w:themeShade="BF"/>
            </w:rPr>
            <w:fldChar w:fldCharType="begin"/>
          </w:r>
          <w:r w:rsidRPr="09A8E0CC" w:rsidR="00A11C42">
            <w:rPr>
              <w:rFonts w:ascii="Arial" w:hAnsi="Arial" w:cs="Arial"/>
              <w:color w:val="2F5496" w:themeColor="accent1" w:themeShade="BF"/>
            </w:rPr>
            <w:instrText xml:space="preserve"> CITATION Sch21 \l 2070 </w:instrText>
          </w:r>
          <w:r w:rsidRPr="09A8E0CC" w:rsidR="00A11C42">
            <w:rPr>
              <w:rFonts w:ascii="Arial" w:hAnsi="Arial" w:cs="Arial"/>
              <w:color w:val="2F5496" w:themeColor="accent1" w:themeShade="BF"/>
            </w:rPr>
            <w:fldChar w:fldCharType="separate"/>
          </w:r>
          <w:r w:rsidRPr="008B5D1D" w:rsidR="00A11C42">
            <w:rPr>
              <w:rFonts w:ascii="Arial" w:hAnsi="Arial" w:cs="Arial"/>
              <w:color w:val="2F5496" w:themeColor="accent1" w:themeShade="BF"/>
            </w:rPr>
            <w:t>(Schneider, Lee, Santos, &amp; Abbatt, 2021)</w:t>
          </w:r>
          <w:r w:rsidRPr="09A8E0CC" w:rsidR="00A11C42">
            <w:rPr>
              <w:rFonts w:ascii="Arial" w:hAnsi="Arial" w:cs="Arial"/>
              <w:color w:val="2F5496" w:themeColor="accent1" w:themeShade="BF"/>
            </w:rPr>
            <w:fldChar w:fldCharType="end"/>
          </w:r>
        </w:sdtContent>
      </w:sdt>
      <w:r w:rsidRPr="09A8E0CC" w:rsidR="008F1DC3">
        <w:rPr>
          <w:rFonts w:ascii="Arial" w:hAnsi="Arial" w:cs="Arial"/>
          <w:color w:val="000000" w:themeColor="text1"/>
        </w:rPr>
        <w:t>.</w:t>
      </w:r>
      <w:r w:rsidRPr="09A8E0CC" w:rsidR="00DB7BDA">
        <w:rPr>
          <w:rFonts w:ascii="Arial" w:hAnsi="Arial" w:cs="Arial"/>
          <w:color w:val="000000" w:themeColor="text1"/>
        </w:rPr>
        <w:t xml:space="preserve"> Alternatively, remote sensing provides near-real-time data with pr</w:t>
      </w:r>
      <w:r w:rsidRPr="09A8E0CC" w:rsidR="006C2D71">
        <w:rPr>
          <w:rFonts w:ascii="Arial" w:hAnsi="Arial" w:cs="Arial"/>
          <w:color w:val="000000" w:themeColor="text1"/>
        </w:rPr>
        <w:t xml:space="preserve">oducts, which allow for more effective </w:t>
      </w:r>
      <w:r w:rsidRPr="09A8E0CC" w:rsidR="00E43598">
        <w:rPr>
          <w:rFonts w:ascii="Arial" w:hAnsi="Arial" w:cs="Arial"/>
          <w:color w:val="000000" w:themeColor="text1"/>
        </w:rPr>
        <w:t>monitoring of wildfire emissions</w:t>
      </w:r>
      <w:r w:rsidRPr="09A8E0CC" w:rsidR="00C6704F">
        <w:rPr>
          <w:rFonts w:ascii="Arial" w:hAnsi="Arial" w:cs="Arial"/>
          <w:color w:val="000000" w:themeColor="text1"/>
        </w:rPr>
        <w:t xml:space="preserve"> (REF)</w:t>
      </w:r>
      <w:r w:rsidRPr="09A8E0CC" w:rsidR="00E43598">
        <w:rPr>
          <w:rFonts w:ascii="Arial" w:hAnsi="Arial" w:cs="Arial"/>
          <w:color w:val="000000" w:themeColor="text1"/>
        </w:rPr>
        <w:t>. However,</w:t>
      </w:r>
      <w:r w:rsidRPr="09A8E0CC" w:rsidR="002B10A6">
        <w:rPr>
          <w:rFonts w:ascii="Arial" w:hAnsi="Arial" w:cs="Arial"/>
          <w:color w:val="000000" w:themeColor="text1"/>
        </w:rPr>
        <w:t xml:space="preserve"> </w:t>
      </w:r>
      <w:r w:rsidRPr="09A8E0CC" w:rsidR="00234694">
        <w:rPr>
          <w:rFonts w:ascii="Arial" w:hAnsi="Arial" w:cs="Arial"/>
          <w:color w:val="000000" w:themeColor="text1"/>
        </w:rPr>
        <w:t xml:space="preserve">as the availability of large-scale remote sensing and meteorological datasets </w:t>
      </w:r>
      <w:r w:rsidRPr="09A8E0CC" w:rsidR="0072432F">
        <w:rPr>
          <w:rFonts w:ascii="Arial" w:hAnsi="Arial" w:cs="Arial"/>
          <w:color w:val="000000" w:themeColor="text1"/>
        </w:rPr>
        <w:t>g</w:t>
      </w:r>
      <w:r w:rsidRPr="09A8E0CC" w:rsidR="00234694">
        <w:rPr>
          <w:rFonts w:ascii="Arial" w:hAnsi="Arial" w:cs="Arial"/>
          <w:color w:val="000000" w:themeColor="text1"/>
        </w:rPr>
        <w:t xml:space="preserve">rows, researchers face increasing challenges </w:t>
      </w:r>
      <w:r w:rsidRPr="09A8E0CC" w:rsidR="00A31DF1">
        <w:rPr>
          <w:rFonts w:ascii="Arial" w:hAnsi="Arial" w:cs="Arial"/>
          <w:color w:val="000000" w:themeColor="text1"/>
        </w:rPr>
        <w:t>in efficiently processing and analysing these vast amounts of data</w:t>
      </w:r>
      <w:r w:rsidRPr="09A8E0CC" w:rsidR="00087F95">
        <w:rPr>
          <w:rFonts w:ascii="Arial" w:hAnsi="Arial" w:cs="Arial"/>
          <w:color w:val="000000" w:themeColor="text1"/>
        </w:rPr>
        <w:t xml:space="preserve">. This presents a key research gap where traditional methods </w:t>
      </w:r>
      <w:r w:rsidRPr="09A8E0CC" w:rsidR="008B3366">
        <w:rPr>
          <w:rFonts w:ascii="Arial" w:hAnsi="Arial" w:cs="Arial"/>
          <w:color w:val="000000" w:themeColor="text1"/>
        </w:rPr>
        <w:t>struggle</w:t>
      </w:r>
      <w:r w:rsidRPr="09A8E0CC" w:rsidR="00087F95">
        <w:rPr>
          <w:rFonts w:ascii="Arial" w:hAnsi="Arial" w:cs="Arial"/>
          <w:color w:val="000000" w:themeColor="text1"/>
        </w:rPr>
        <w:t xml:space="preserve"> with computational performance and real-time prediction capabilities</w:t>
      </w:r>
      <w:r w:rsidRPr="09A8E0CC" w:rsidR="00157C04">
        <w:rPr>
          <w:rFonts w:ascii="Arial" w:hAnsi="Arial" w:cs="Arial"/>
          <w:color w:val="000000" w:themeColor="text1"/>
        </w:rPr>
        <w:t xml:space="preserve"> </w:t>
      </w:r>
      <w:sdt>
        <w:sdtPr>
          <w:id w:val="169232019"/>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79574D">
            <w:rPr>
              <w:rFonts w:ascii="Arial" w:hAnsi="Arial" w:cs="Arial"/>
              <w:color w:val="2F5496" w:themeColor="accent1" w:themeShade="BF"/>
            </w:rPr>
            <w:fldChar w:fldCharType="begin"/>
          </w:r>
          <w:r w:rsidRPr="09A8E0CC" w:rsidR="0079574D">
            <w:rPr>
              <w:rFonts w:ascii="Arial" w:hAnsi="Arial" w:cs="Arial"/>
              <w:color w:val="2F5496" w:themeColor="accent1" w:themeShade="BF"/>
            </w:rPr>
            <w:instrText xml:space="preserve"> CITATION Cea23 \l 2070 </w:instrText>
          </w:r>
          <w:r w:rsidRPr="09A8E0CC" w:rsidR="0079574D">
            <w:rPr>
              <w:rFonts w:ascii="Arial" w:hAnsi="Arial" w:cs="Arial"/>
              <w:color w:val="2F5496" w:themeColor="accent1" w:themeShade="BF"/>
            </w:rPr>
            <w:fldChar w:fldCharType="separate"/>
          </w:r>
          <w:r w:rsidRPr="008B5D1D" w:rsidR="0079574D">
            <w:rPr>
              <w:rFonts w:ascii="Arial" w:hAnsi="Arial" w:cs="Arial"/>
              <w:color w:val="2F5496" w:themeColor="accent1" w:themeShade="BF"/>
            </w:rPr>
            <w:t>(Ceamanos, et al., 2023)</w:t>
          </w:r>
          <w:r w:rsidRPr="09A8E0CC" w:rsidR="0079574D">
            <w:rPr>
              <w:rFonts w:ascii="Arial" w:hAnsi="Arial" w:cs="Arial"/>
              <w:color w:val="2F5496" w:themeColor="accent1" w:themeShade="BF"/>
            </w:rPr>
            <w:fldChar w:fldCharType="end"/>
          </w:r>
        </w:sdtContent>
      </w:sdt>
      <w:r w:rsidRPr="09A8E0CC" w:rsidR="00087F95">
        <w:rPr>
          <w:rFonts w:ascii="Arial" w:hAnsi="Arial" w:cs="Arial"/>
          <w:color w:val="000000" w:themeColor="text1"/>
        </w:rPr>
        <w:t>.</w:t>
      </w:r>
      <w:r w:rsidRPr="09A8E0CC" w:rsidR="00717B18">
        <w:rPr>
          <w:rFonts w:ascii="Arial" w:hAnsi="Arial" w:cs="Arial"/>
          <w:color w:val="000000" w:themeColor="text1"/>
        </w:rPr>
        <w:t xml:space="preserve"> To a</w:t>
      </w:r>
      <w:r w:rsidRPr="09A8E0CC" w:rsidR="008B3366">
        <w:rPr>
          <w:rFonts w:ascii="Arial" w:hAnsi="Arial" w:cs="Arial"/>
          <w:color w:val="000000" w:themeColor="text1"/>
        </w:rPr>
        <w:t>ddress these limitations, the integration of data science</w:t>
      </w:r>
      <w:r w:rsidRPr="09A8E0CC" w:rsidR="00821DD6">
        <w:rPr>
          <w:rFonts w:ascii="Arial" w:hAnsi="Arial" w:cs="Arial"/>
          <w:color w:val="000000" w:themeColor="text1"/>
        </w:rPr>
        <w:t xml:space="preserve"> approaches</w:t>
      </w:r>
      <w:r w:rsidRPr="09A8E0CC" w:rsidR="008B3366">
        <w:rPr>
          <w:rFonts w:ascii="Arial" w:hAnsi="Arial" w:cs="Arial"/>
          <w:color w:val="000000" w:themeColor="text1"/>
        </w:rPr>
        <w:t xml:space="preserve"> is essential, enabling more</w:t>
      </w:r>
      <w:r w:rsidRPr="09A8E0CC" w:rsidR="00677C15">
        <w:rPr>
          <w:rFonts w:ascii="Arial" w:hAnsi="Arial" w:cs="Arial"/>
          <w:color w:val="000000" w:themeColor="text1"/>
        </w:rPr>
        <w:t xml:space="preserve"> robust pattern recognition, improved predictive accuracy, and efficient data processing.</w:t>
      </w:r>
      <w:r w:rsidRPr="09A8E0CC" w:rsidR="00216204">
        <w:rPr>
          <w:rFonts w:ascii="Arial" w:hAnsi="Arial" w:cs="Arial"/>
          <w:color w:val="000000" w:themeColor="text1"/>
        </w:rPr>
        <w:t xml:space="preserve"> By lev</w:t>
      </w:r>
      <w:r w:rsidRPr="09A8E0CC" w:rsidR="009E2ABB">
        <w:rPr>
          <w:rFonts w:ascii="Arial" w:hAnsi="Arial" w:cs="Arial"/>
          <w:color w:val="000000" w:themeColor="text1"/>
        </w:rPr>
        <w:t>eraging data-driven approaches, this study aims to enhance the understanding of wildfire-induced air pollution</w:t>
      </w:r>
      <w:r w:rsidRPr="09A8E0CC" w:rsidR="009A7A95">
        <w:rPr>
          <w:rFonts w:ascii="Arial" w:hAnsi="Arial" w:cs="Arial"/>
          <w:color w:val="000000" w:themeColor="text1"/>
        </w:rPr>
        <w:t xml:space="preserve"> using </w:t>
      </w:r>
      <w:r w:rsidRPr="09A8E0CC" w:rsidR="00510F02">
        <w:rPr>
          <w:rFonts w:ascii="Arial" w:hAnsi="Arial" w:cs="Arial"/>
          <w:color w:val="000000" w:themeColor="text1"/>
        </w:rPr>
        <w:t>data science resources</w:t>
      </w:r>
      <w:r w:rsidRPr="09A8E0CC" w:rsidR="006B3E17">
        <w:rPr>
          <w:rFonts w:ascii="Arial" w:hAnsi="Arial" w:cs="Arial"/>
          <w:color w:val="000000" w:themeColor="text1"/>
        </w:rPr>
        <w:t>.</w:t>
      </w:r>
    </w:p>
    <w:p w:rsidRPr="008B5D1D" w:rsidR="005719AB" w:rsidP="09A8E0CC" w:rsidRDefault="00BE4F26" w14:paraId="7C3192A6" w14:textId="01CBBE74">
      <w:pPr>
        <w:spacing w:line="360" w:lineRule="auto"/>
        <w:jc w:val="both"/>
        <w:rPr>
          <w:rFonts w:ascii="Arial" w:hAnsi="Arial" w:cs="Arial"/>
        </w:rPr>
      </w:pPr>
      <w:commentRangeStart w:id="163"/>
      <w:r w:rsidRPr="09A8E0CC">
        <w:rPr>
          <w:rFonts w:ascii="Arial" w:hAnsi="Arial" w:cs="Arial"/>
        </w:rPr>
        <w:t xml:space="preserve">As a subset of </w:t>
      </w:r>
      <w:r w:rsidRPr="09A8E0CC" w:rsidR="00F313A5">
        <w:rPr>
          <w:rFonts w:ascii="Arial" w:hAnsi="Arial" w:cs="Arial"/>
        </w:rPr>
        <w:t>A</w:t>
      </w:r>
      <w:r w:rsidRPr="09A8E0CC">
        <w:rPr>
          <w:rFonts w:ascii="Arial" w:hAnsi="Arial" w:cs="Arial"/>
        </w:rPr>
        <w:t>rtific</w:t>
      </w:r>
      <w:r w:rsidRPr="09A8E0CC" w:rsidR="00F313A5">
        <w:rPr>
          <w:rFonts w:ascii="Arial" w:hAnsi="Arial" w:cs="Arial"/>
        </w:rPr>
        <w:t xml:space="preserve">ial Intelligence (AI), </w:t>
      </w:r>
      <w:r w:rsidRPr="09A8E0CC" w:rsidR="00C92522">
        <w:rPr>
          <w:rFonts w:ascii="Arial" w:hAnsi="Arial" w:cs="Arial"/>
        </w:rPr>
        <w:t>Machine learning (ML)</w:t>
      </w:r>
      <w:r w:rsidRPr="09A8E0CC" w:rsidR="001B4C2B">
        <w:rPr>
          <w:rFonts w:ascii="Arial" w:hAnsi="Arial" w:cs="Arial"/>
        </w:rPr>
        <w:t xml:space="preserve"> allows systems to learn from data and improve their performance</w:t>
      </w:r>
      <w:r w:rsidRPr="09A8E0CC" w:rsidR="00154812">
        <w:rPr>
          <w:rFonts w:ascii="Arial" w:hAnsi="Arial" w:cs="Arial"/>
        </w:rPr>
        <w:t xml:space="preserve"> over time without explicit programming</w:t>
      </w:r>
      <w:r w:rsidRPr="09A8E0CC" w:rsidR="004E5AAA">
        <w:rPr>
          <w:rFonts w:ascii="Arial" w:hAnsi="Arial" w:cs="Arial"/>
        </w:rPr>
        <w:t xml:space="preserve">, playing a crucial role in extracting insights, detecting patterns, and automating processes across </w:t>
      </w:r>
      <w:r w:rsidRPr="09A8E0CC" w:rsidR="006F7800">
        <w:rPr>
          <w:rFonts w:ascii="Arial" w:hAnsi="Arial" w:cs="Arial"/>
        </w:rPr>
        <w:t>different topics</w:t>
      </w:r>
      <w:r w:rsidRPr="09A8E0CC" w:rsidR="00154812">
        <w:rPr>
          <w:rFonts w:ascii="Arial" w:hAnsi="Arial" w:cs="Arial"/>
        </w:rPr>
        <w:t xml:space="preserve">. </w:t>
      </w:r>
      <w:r w:rsidRPr="09A8E0CC" w:rsidR="00A47E0E">
        <w:rPr>
          <w:rFonts w:ascii="Arial" w:hAnsi="Arial" w:cs="Arial"/>
        </w:rPr>
        <w:t>Whil</w:t>
      </w:r>
      <w:r w:rsidRPr="09A8E0CC" w:rsidR="0072293E">
        <w:rPr>
          <w:rFonts w:ascii="Arial" w:hAnsi="Arial" w:cs="Arial"/>
        </w:rPr>
        <w:t xml:space="preserve">e all ML is considered AI, not all AI encompasses machine learning. </w:t>
      </w:r>
      <w:r w:rsidRPr="09A8E0CC" w:rsidR="00283337">
        <w:rPr>
          <w:rFonts w:ascii="Arial" w:hAnsi="Arial" w:cs="Arial"/>
        </w:rPr>
        <w:t>As data generation grows exponentially, ML helps analy</w:t>
      </w:r>
      <w:r w:rsidRPr="09A8E0CC" w:rsidR="00200DC0">
        <w:rPr>
          <w:rFonts w:ascii="Arial" w:hAnsi="Arial" w:cs="Arial"/>
        </w:rPr>
        <w:t>se vast and large datasets to uncover trends and make predictions.</w:t>
      </w:r>
      <w:r w:rsidRPr="09A8E0CC" w:rsidR="000D3B1D">
        <w:rPr>
          <w:rFonts w:ascii="Arial" w:hAnsi="Arial" w:cs="Arial"/>
        </w:rPr>
        <w:t xml:space="preserve"> It includes supervised, unsupervised, semi-supervised, and reinforcement learning, each suited for different tasks.</w:t>
      </w:r>
      <w:r w:rsidRPr="09A8E0CC" w:rsidR="00260BA7">
        <w:rPr>
          <w:rFonts w:ascii="Arial" w:hAnsi="Arial" w:cs="Arial"/>
        </w:rPr>
        <w:t xml:space="preserve"> ML uses various algorithms, such as neural networks </w:t>
      </w:r>
      <w:r w:rsidRPr="09A8E0CC" w:rsidR="00260BA7">
        <w:rPr>
          <w:rFonts w:ascii="Arial" w:hAnsi="Arial" w:cs="Arial"/>
        </w:rPr>
        <w:t>for complex data, re</w:t>
      </w:r>
      <w:r w:rsidRPr="09A8E0CC" w:rsidR="00CB09DA">
        <w:rPr>
          <w:rFonts w:ascii="Arial" w:hAnsi="Arial" w:cs="Arial"/>
        </w:rPr>
        <w:t xml:space="preserve">gression for predictions, clustering for grouping similar data, and decision trees for rule-based predictions</w:t>
      </w:r>
      <w:r w:rsidRPr="09A8E0CC" w:rsidR="00CB09DA">
        <w:rPr>
          <w:rFonts w:ascii="Arial" w:hAnsi="Arial" w:cs="Arial"/>
        </w:rPr>
        <w:t xml:space="preserve">. </w:t>
      </w:r>
      <w:r w:rsidRPr="09A8E0CC" w:rsidR="00502DB3">
        <w:rPr>
          <w:rFonts w:ascii="Arial" w:hAnsi="Arial" w:cs="Arial"/>
        </w:rPr>
        <w:t xml:space="preserve">By training on </w:t>
      </w:r>
      <w:r w:rsidRPr="09A8E0CC" w:rsidR="00502DB3">
        <w:rPr>
          <w:rFonts w:ascii="Arial" w:hAnsi="Arial" w:cs="Arial"/>
        </w:rPr>
        <w:t>data, ML models identify complex relationships, enabling automatic pattern discovery, predictive analysis and large-scale data processing</w:t>
      </w:r>
      <w:r w:rsidRPr="09A8E0CC" w:rsidR="008B17D9">
        <w:rPr>
          <w:rFonts w:ascii="Arial" w:hAnsi="Arial" w:cs="Arial"/>
        </w:rPr>
        <w:t>. This makes</w:t>
      </w:r>
      <w:r w:rsidRPr="09A8E0CC" w:rsidR="00EF429D">
        <w:rPr>
          <w:rFonts w:ascii="Arial" w:hAnsi="Arial" w:cs="Arial"/>
        </w:rPr>
        <w:t xml:space="preserve"> it crucial to select the right learning approach based on data structure, resources, and application needs</w:t>
      </w:r>
      <w:r w:rsidRPr="09A8E0CC" w:rsidR="002720C6">
        <w:rPr>
          <w:rFonts w:ascii="Arial" w:hAnsi="Arial" w:cs="Arial"/>
        </w:rPr>
        <w:t xml:space="preserve"> </w:t>
      </w:r>
      <w:sdt>
        <w:sdtPr>
          <w:id w:val="-1470272362"/>
          <w:citation/>
          <w:placeholder>
            <w:docPart w:val="DefaultPlaceholder_1081868574"/>
          </w:placeholder>
          <w:rPr>
            <w:rFonts w:ascii="Arial" w:hAnsi="Arial" w:cs="Arial"/>
            <w:color w:val="2F5496" w:themeColor="accent1" w:themeShade="BF"/>
          </w:rPr>
        </w:sdtPr>
        <w:sdtEndPr>
          <w:rPr>
            <w:rFonts w:ascii="Arial" w:hAnsi="Arial" w:cs="Arial"/>
            <w:color w:val="auto"/>
          </w:rPr>
        </w:sdtEndPr>
        <w:sdtContent>
          <w:r w:rsidRPr="09A8E0CC" w:rsidR="002720C6">
            <w:rPr>
              <w:rFonts w:ascii="Arial" w:hAnsi="Arial" w:cs="Arial"/>
              <w:color w:val="2F5496" w:themeColor="accent1" w:themeShade="BF"/>
            </w:rPr>
            <w:fldChar w:fldCharType="begin"/>
          </w:r>
          <w:r w:rsidRPr="09A8E0CC" w:rsidR="002720C6">
            <w:rPr>
              <w:rFonts w:ascii="Arial" w:hAnsi="Arial" w:cs="Arial"/>
              <w:color w:val="2F5496" w:themeColor="accent1" w:themeShade="BF"/>
            </w:rPr>
            <w:instrText xml:space="preserve">CITATION Che \l 2070 </w:instrText>
          </w:r>
          <w:r w:rsidRPr="09A8E0CC" w:rsidR="002720C6">
            <w:rPr>
              <w:rFonts w:ascii="Arial" w:hAnsi="Arial" w:cs="Arial"/>
              <w:color w:val="2F5496" w:themeColor="accent1" w:themeShade="BF"/>
            </w:rPr>
            <w:fldChar w:fldCharType="separate"/>
          </w:r>
          <w:r w:rsidRPr="008B5D1D" w:rsidR="00D030EA">
            <w:rPr>
              <w:rFonts w:ascii="Arial" w:hAnsi="Arial" w:cs="Arial"/>
              <w:color w:val="2F5496" w:themeColor="accent1" w:themeShade="BF"/>
            </w:rPr>
            <w:t>(Chen, 2024)</w:t>
          </w:r>
          <w:r w:rsidRPr="09A8E0CC" w:rsidR="002720C6">
            <w:rPr>
              <w:rFonts w:ascii="Arial" w:hAnsi="Arial" w:cs="Arial"/>
              <w:color w:val="2F5496" w:themeColor="accent1" w:themeShade="BF"/>
            </w:rPr>
            <w:fldChar w:fldCharType="end"/>
          </w:r>
        </w:sdtContent>
      </w:sdt>
      <w:r w:rsidRPr="09A8E0CC" w:rsidR="002720C6">
        <w:rPr>
          <w:rFonts w:ascii="Arial" w:hAnsi="Arial" w:cs="Arial"/>
        </w:rPr>
        <w:t>.</w:t>
      </w:r>
      <w:commentRangeEnd w:id="163"/>
      <w:r w:rsidRPr="008B5D1D" w:rsidR="00242C61">
        <w:rPr>
          <w:rStyle w:val="CommentReference"/>
          <w:rFonts w:ascii="Arial" w:hAnsi="Arial" w:cs="Arial"/>
          <w:bCs/>
          <w:sz w:val="22"/>
          <w:szCs w:val="22"/>
        </w:rPr>
        <w:commentReference w:id="163"/>
      </w:r>
    </w:p>
    <w:p w:rsidRPr="00A02883" w:rsidR="00165AAE" w:rsidP="09A8E0CC" w:rsidRDefault="00296077" w14:paraId="66AFCA65" w14:textId="602AC4EB">
      <w:pPr>
        <w:spacing w:line="360" w:lineRule="auto"/>
        <w:jc w:val="both"/>
        <w:rPr>
          <w:rFonts w:ascii="Arial" w:hAnsi="Arial" w:cs="Arial"/>
          <w:color w:val="000000" w:themeColor="text1"/>
        </w:rPr>
      </w:pPr>
      <w:commentRangeStart w:id="165"/>
      <w:r w:rsidRPr="09A8E0CC">
        <w:rPr>
          <w:rFonts w:ascii="Arial" w:hAnsi="Arial" w:cs="Arial"/>
          <w:color w:val="000000" w:themeColor="text1"/>
        </w:rPr>
        <w:t>Th</w:t>
      </w:r>
      <w:r w:rsidRPr="09A8E0CC">
        <w:rPr>
          <w:rFonts w:ascii="Arial" w:hAnsi="Arial" w:cs="Arial"/>
          <w:color w:val="000000" w:themeColor="text1"/>
        </w:rPr>
        <w:t>e</w:t>
      </w:r>
      <w:r w:rsidRPr="09A8E0CC" w:rsidR="00500A6E">
        <w:rPr>
          <w:rFonts w:ascii="Arial" w:hAnsi="Arial" w:cs="Arial"/>
          <w:color w:val="000000" w:themeColor="text1"/>
        </w:rPr>
        <w:t xml:space="preserve"> study w</w:t>
      </w:r>
      <w:r w:rsidRPr="09A8E0CC" w:rsidR="00500A6E">
        <w:rPr>
          <w:rFonts w:ascii="Arial" w:hAnsi="Arial" w:cs="Arial"/>
          <w:color w:val="000000" w:themeColor="text1"/>
        </w:rPr>
        <w:t xml:space="preserve">ill </w:t>
      </w:r>
      <w:r w:rsidRPr="09A8E0CC" w:rsidR="00A76017">
        <w:rPr>
          <w:rFonts w:ascii="Arial" w:hAnsi="Arial" w:cs="Arial"/>
          <w:color w:val="000000" w:themeColor="text1"/>
        </w:rPr>
        <w:t>use</w:t>
      </w:r>
      <w:r w:rsidRPr="09A8E0CC" w:rsidR="00500A6E">
        <w:rPr>
          <w:rFonts w:ascii="Arial" w:hAnsi="Arial" w:cs="Arial"/>
          <w:color w:val="000000" w:themeColor="text1"/>
        </w:rPr>
        <w:t xml:space="preserve"> data from t</w:t>
      </w:r>
      <w:r w:rsidRPr="09A8E0CC" w:rsidR="007E08A0">
        <w:rPr>
          <w:rFonts w:ascii="Arial" w:hAnsi="Arial" w:cs="Arial"/>
          <w:color w:val="000000" w:themeColor="text1"/>
        </w:rPr>
        <w:t>hree</w:t>
      </w:r>
      <w:r w:rsidRPr="09A8E0CC" w:rsidR="00500A6E">
        <w:rPr>
          <w:rFonts w:ascii="Arial" w:hAnsi="Arial" w:cs="Arial"/>
          <w:color w:val="000000" w:themeColor="text1"/>
        </w:rPr>
        <w:t xml:space="preserve"> different sources that will be described in more detail further</w:t>
      </w:r>
      <w:r w:rsidRPr="09A8E0CC" w:rsidR="002130A9">
        <w:rPr>
          <w:rFonts w:ascii="Arial" w:hAnsi="Arial" w:cs="Arial"/>
          <w:color w:val="000000" w:themeColor="text1"/>
        </w:rPr>
        <w:t>.</w:t>
      </w:r>
      <w:r w:rsidRPr="09A8E0CC" w:rsidR="00066DD9">
        <w:rPr>
          <w:rFonts w:ascii="Arial" w:hAnsi="Arial" w:cs="Arial"/>
          <w:color w:val="000000" w:themeColor="text1"/>
        </w:rPr>
        <w:t xml:space="preserve"> </w:t>
      </w:r>
      <w:r w:rsidRPr="09A8E0CC" w:rsidR="002130A9">
        <w:rPr>
          <w:rFonts w:ascii="Arial" w:hAnsi="Arial" w:cs="Arial"/>
          <w:color w:val="000000" w:themeColor="text1"/>
        </w:rPr>
        <w:t>Copernicus</w:t>
      </w:r>
      <w:r w:rsidRPr="09A8E0CC" w:rsidR="001E0606">
        <w:rPr>
          <w:rFonts w:ascii="Arial" w:hAnsi="Arial" w:cs="Arial"/>
          <w:color w:val="000000" w:themeColor="text1"/>
        </w:rPr>
        <w:t xml:space="preserve"> </w:t>
      </w:r>
      <w:r w:rsidRPr="09A8E0CC" w:rsidR="00185E99">
        <w:rPr>
          <w:rFonts w:ascii="Arial" w:hAnsi="Arial" w:cs="Arial"/>
          <w:color w:val="000000" w:themeColor="text1"/>
        </w:rPr>
        <w:t>is the</w:t>
      </w:r>
      <w:r w:rsidRPr="09A8E0CC" w:rsidR="00A76017">
        <w:rPr>
          <w:rFonts w:ascii="Arial" w:hAnsi="Arial" w:cs="Arial"/>
          <w:color w:val="000000" w:themeColor="text1"/>
        </w:rPr>
        <w:t xml:space="preserve"> source for two</w:t>
      </w:r>
      <w:r w:rsidRPr="09A8E0CC" w:rsidR="00140F3B">
        <w:rPr>
          <w:rFonts w:ascii="Arial" w:hAnsi="Arial" w:cs="Arial"/>
          <w:color w:val="000000" w:themeColor="text1"/>
        </w:rPr>
        <w:t xml:space="preserve"> of the</w:t>
      </w:r>
      <w:r w:rsidRPr="09A8E0CC" w:rsidR="00A76017">
        <w:rPr>
          <w:rFonts w:ascii="Arial" w:hAnsi="Arial" w:cs="Arial"/>
          <w:color w:val="000000" w:themeColor="text1"/>
        </w:rPr>
        <w:t xml:space="preserve"> </w:t>
      </w:r>
      <w:r w:rsidRPr="09A8E0CC" w:rsidR="001F67CC">
        <w:rPr>
          <w:rFonts w:ascii="Arial" w:hAnsi="Arial" w:cs="Arial"/>
          <w:color w:val="000000" w:themeColor="text1"/>
        </w:rPr>
        <w:t>different datasets</w:t>
      </w:r>
      <w:r w:rsidRPr="09A8E0CC" w:rsidR="00140F3B">
        <w:rPr>
          <w:rFonts w:ascii="Arial" w:hAnsi="Arial" w:cs="Arial"/>
          <w:color w:val="000000" w:themeColor="text1"/>
        </w:rPr>
        <w:t xml:space="preserve"> used</w:t>
      </w:r>
      <w:r w:rsidRPr="09A8E0CC" w:rsidR="001F67CC">
        <w:rPr>
          <w:rFonts w:ascii="Arial" w:hAnsi="Arial" w:cs="Arial"/>
          <w:color w:val="000000" w:themeColor="text1"/>
        </w:rPr>
        <w:t xml:space="preserve"> – the Climate Data Store (CDS) and the Atmosphere Data Store (ADS). </w:t>
      </w:r>
      <w:r w:rsidRPr="09A8E0CC" w:rsidR="00457EC4">
        <w:rPr>
          <w:rFonts w:ascii="Arial" w:hAnsi="Arial" w:cs="Arial"/>
          <w:color w:val="000000" w:themeColor="text1"/>
        </w:rPr>
        <w:t>Copernicus, the European Union’s Earth observation program, provides free environmental data through satellites, ground sensors, and airborne measurements</w:t>
      </w:r>
      <w:r w:rsidRPr="09A8E0CC" w:rsidR="00B96992">
        <w:rPr>
          <w:rFonts w:ascii="Arial" w:hAnsi="Arial" w:cs="Arial"/>
          <w:color w:val="000000" w:themeColor="text1"/>
        </w:rPr>
        <w:t xml:space="preserve"> </w:t>
      </w:r>
      <w:sdt>
        <w:sdtPr>
          <w:id w:val="741911962"/>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B96992">
            <w:rPr>
              <w:rFonts w:ascii="Arial" w:hAnsi="Arial" w:cs="Arial"/>
              <w:color w:val="2F5496" w:themeColor="accent1" w:themeShade="BF"/>
            </w:rPr>
            <w:fldChar w:fldCharType="begin"/>
          </w:r>
          <w:r w:rsidRPr="09A8E0CC" w:rsidR="00B96992">
            <w:rPr>
              <w:rFonts w:ascii="Arial" w:hAnsi="Arial" w:cs="Arial"/>
              <w:color w:val="2F5496" w:themeColor="accent1" w:themeShade="BF"/>
            </w:rPr>
            <w:instrText xml:space="preserve">CITATION Cop25 \l 2070 </w:instrText>
          </w:r>
          <w:r w:rsidRPr="09A8E0CC" w:rsidR="00B96992">
            <w:rPr>
              <w:rFonts w:ascii="Arial" w:hAnsi="Arial" w:cs="Arial"/>
              <w:color w:val="2F5496" w:themeColor="accent1" w:themeShade="BF"/>
            </w:rPr>
            <w:fldChar w:fldCharType="separate"/>
          </w:r>
          <w:r w:rsidRPr="008B5D1D" w:rsidR="00B96992">
            <w:rPr>
              <w:rFonts w:ascii="Arial" w:hAnsi="Arial" w:cs="Arial"/>
              <w:color w:val="2F5496" w:themeColor="accent1" w:themeShade="BF"/>
            </w:rPr>
            <w:t>(Copernicus, 2025)</w:t>
          </w:r>
          <w:r w:rsidRPr="09A8E0CC" w:rsidR="00B96992">
            <w:rPr>
              <w:rFonts w:ascii="Arial" w:hAnsi="Arial" w:cs="Arial"/>
              <w:color w:val="2F5496" w:themeColor="accent1" w:themeShade="BF"/>
            </w:rPr>
            <w:fldChar w:fldCharType="end"/>
          </w:r>
        </w:sdtContent>
      </w:sdt>
      <w:r w:rsidRPr="09A8E0CC" w:rsidR="00457EC4">
        <w:rPr>
          <w:rFonts w:ascii="Arial" w:hAnsi="Arial" w:cs="Arial"/>
          <w:color w:val="000000" w:themeColor="text1"/>
        </w:rPr>
        <w:t>. From CDS, the study</w:t>
      </w:r>
      <w:r w:rsidRPr="09A8E0CC" w:rsidR="00EE44FE">
        <w:rPr>
          <w:rFonts w:ascii="Arial" w:hAnsi="Arial" w:cs="Arial"/>
          <w:color w:val="000000" w:themeColor="text1"/>
        </w:rPr>
        <w:t xml:space="preserve"> will use ERA5 hourly data, a reanalysis dataset combining weather models with observations to reconstruct</w:t>
      </w:r>
      <w:r w:rsidRPr="09A8E0CC" w:rsidR="00494113">
        <w:rPr>
          <w:rFonts w:ascii="Arial" w:hAnsi="Arial" w:cs="Arial"/>
          <w:color w:val="000000" w:themeColor="text1"/>
        </w:rPr>
        <w:t xml:space="preserve"> past climate and weather patterns</w:t>
      </w:r>
      <w:r w:rsidRPr="09A8E0CC" w:rsidR="00A816B4">
        <w:rPr>
          <w:rFonts w:ascii="Arial" w:hAnsi="Arial" w:cs="Arial"/>
          <w:color w:val="000000" w:themeColor="text1"/>
        </w:rPr>
        <w:t xml:space="preserve"> </w:t>
      </w:r>
      <w:sdt>
        <w:sdtPr>
          <w:id w:val="442420042"/>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A816B4">
            <w:rPr>
              <w:rFonts w:ascii="Arial" w:hAnsi="Arial" w:cs="Arial"/>
              <w:color w:val="2F5496" w:themeColor="accent1" w:themeShade="BF"/>
            </w:rPr>
            <w:fldChar w:fldCharType="begin"/>
          </w:r>
          <w:r w:rsidRPr="09A8E0CC" w:rsidR="00A816B4">
            <w:rPr>
              <w:rFonts w:ascii="Arial" w:hAnsi="Arial" w:cs="Arial"/>
              <w:color w:val="2F5496" w:themeColor="accent1" w:themeShade="BF"/>
            </w:rPr>
            <w:instrText xml:space="preserve">CITATION Cop251 \l 2070 </w:instrText>
          </w:r>
          <w:r w:rsidRPr="09A8E0CC" w:rsidR="00A816B4">
            <w:rPr>
              <w:rFonts w:ascii="Arial" w:hAnsi="Arial" w:cs="Arial"/>
              <w:color w:val="2F5496" w:themeColor="accent1" w:themeShade="BF"/>
            </w:rPr>
            <w:fldChar w:fldCharType="separate"/>
          </w:r>
          <w:r w:rsidRPr="008B5D1D" w:rsidR="00A816B4">
            <w:rPr>
              <w:rFonts w:ascii="Arial" w:hAnsi="Arial" w:cs="Arial"/>
              <w:color w:val="2F5496" w:themeColor="accent1" w:themeShade="BF"/>
            </w:rPr>
            <w:t>(Copernicus, 2025)</w:t>
          </w:r>
          <w:r w:rsidRPr="09A8E0CC" w:rsidR="00A816B4">
            <w:rPr>
              <w:rFonts w:ascii="Arial" w:hAnsi="Arial" w:cs="Arial"/>
              <w:color w:val="2F5496" w:themeColor="accent1" w:themeShade="BF"/>
            </w:rPr>
            <w:fldChar w:fldCharType="end"/>
          </w:r>
        </w:sdtContent>
      </w:sdt>
      <w:r w:rsidRPr="09A8E0CC" w:rsidR="00494113">
        <w:rPr>
          <w:rFonts w:ascii="Arial" w:hAnsi="Arial" w:cs="Arial"/>
          <w:color w:val="000000" w:themeColor="text1"/>
        </w:rPr>
        <w:t xml:space="preserve">. ADS will provide CAMS </w:t>
      </w:r>
      <w:r w:rsidRPr="09A8E0CC" w:rsidR="008C37F8">
        <w:rPr>
          <w:rFonts w:ascii="Arial" w:hAnsi="Arial" w:cs="Arial"/>
          <w:color w:val="000000" w:themeColor="text1"/>
        </w:rPr>
        <w:t xml:space="preserve">global </w:t>
      </w:r>
      <w:r w:rsidRPr="09A8E0CC" w:rsidR="00494113">
        <w:rPr>
          <w:rFonts w:ascii="Arial" w:hAnsi="Arial" w:cs="Arial"/>
          <w:color w:val="000000" w:themeColor="text1"/>
        </w:rPr>
        <w:t>reanalys</w:t>
      </w:r>
      <w:r w:rsidRPr="09A8E0CC" w:rsidR="008C37F8">
        <w:rPr>
          <w:rFonts w:ascii="Arial" w:hAnsi="Arial" w:cs="Arial"/>
          <w:color w:val="000000" w:themeColor="text1"/>
        </w:rPr>
        <w:t>i</w:t>
      </w:r>
      <w:r w:rsidRPr="09A8E0CC" w:rsidR="00494113">
        <w:rPr>
          <w:rFonts w:ascii="Arial" w:hAnsi="Arial" w:cs="Arial"/>
          <w:color w:val="000000" w:themeColor="text1"/>
        </w:rPr>
        <w:t>s</w:t>
      </w:r>
      <w:r w:rsidRPr="09A8E0CC" w:rsidR="008C37F8">
        <w:rPr>
          <w:rFonts w:ascii="Arial" w:hAnsi="Arial" w:cs="Arial"/>
          <w:color w:val="000000" w:themeColor="text1"/>
        </w:rPr>
        <w:t xml:space="preserve"> (EAC4)</w:t>
      </w:r>
      <w:r w:rsidRPr="09A8E0CC" w:rsidR="00300C6E">
        <w:rPr>
          <w:rFonts w:ascii="Arial" w:hAnsi="Arial" w:cs="Arial"/>
          <w:color w:val="000000" w:themeColor="text1"/>
        </w:rPr>
        <w:t xml:space="preserve"> dataset</w:t>
      </w:r>
      <w:r w:rsidRPr="09A8E0CC" w:rsidR="00494113">
        <w:rPr>
          <w:rFonts w:ascii="Arial" w:hAnsi="Arial" w:cs="Arial"/>
          <w:color w:val="000000" w:themeColor="text1"/>
        </w:rPr>
        <w:t xml:space="preserve">, which </w:t>
      </w:r>
      <w:r w:rsidRPr="09A8E0CC" w:rsidR="0034478F">
        <w:rPr>
          <w:rFonts w:ascii="Arial" w:hAnsi="Arial" w:cs="Arial"/>
          <w:color w:val="000000" w:themeColor="text1"/>
        </w:rPr>
        <w:t>is the fourth-generation global reanalysis of atmospheric composition</w:t>
      </w:r>
      <w:r w:rsidRPr="09A8E0CC" w:rsidR="002E3AF4">
        <w:rPr>
          <w:rFonts w:ascii="Arial" w:hAnsi="Arial" w:cs="Arial"/>
          <w:color w:val="000000" w:themeColor="text1"/>
        </w:rPr>
        <w:t xml:space="preserve"> </w:t>
      </w:r>
      <w:sdt>
        <w:sdtPr>
          <w:id w:val="383449336"/>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CD3339">
            <w:rPr>
              <w:rFonts w:ascii="Arial" w:hAnsi="Arial" w:cs="Arial"/>
              <w:color w:val="2F5496" w:themeColor="accent1" w:themeShade="BF"/>
            </w:rPr>
            <w:fldChar w:fldCharType="begin"/>
          </w:r>
          <w:r w:rsidRPr="09A8E0CC" w:rsidR="00CD3339">
            <w:rPr>
              <w:rFonts w:ascii="Arial" w:hAnsi="Arial" w:cs="Arial"/>
              <w:color w:val="2F5496" w:themeColor="accent1" w:themeShade="BF"/>
            </w:rPr>
            <w:instrText xml:space="preserve"> CITATION Cop252 \l 2070 </w:instrText>
          </w:r>
          <w:r w:rsidRPr="09A8E0CC" w:rsidR="00CD3339">
            <w:rPr>
              <w:rFonts w:ascii="Arial" w:hAnsi="Arial" w:cs="Arial"/>
              <w:color w:val="2F5496" w:themeColor="accent1" w:themeShade="BF"/>
            </w:rPr>
            <w:fldChar w:fldCharType="separate"/>
          </w:r>
          <w:r w:rsidRPr="008B5D1D" w:rsidR="00CD3339">
            <w:rPr>
              <w:rFonts w:ascii="Arial" w:hAnsi="Arial" w:cs="Arial"/>
              <w:color w:val="2F5496" w:themeColor="accent1" w:themeShade="BF"/>
            </w:rPr>
            <w:t>(Copernicus, 2025)</w:t>
          </w:r>
          <w:r w:rsidRPr="09A8E0CC" w:rsidR="00CD3339">
            <w:rPr>
              <w:rFonts w:ascii="Arial" w:hAnsi="Arial" w:cs="Arial"/>
              <w:color w:val="2F5496" w:themeColor="accent1" w:themeShade="BF"/>
            </w:rPr>
            <w:fldChar w:fldCharType="end"/>
          </w:r>
        </w:sdtContent>
      </w:sdt>
      <w:r w:rsidRPr="09A8E0CC" w:rsidR="00A816B4">
        <w:rPr>
          <w:rFonts w:ascii="Arial" w:hAnsi="Arial" w:cs="Arial"/>
          <w:color w:val="000000" w:themeColor="text1"/>
        </w:rPr>
        <w:t>.</w:t>
      </w:r>
      <w:r w:rsidRPr="09A8E0CC" w:rsidR="00DB492D">
        <w:rPr>
          <w:rFonts w:ascii="Arial" w:hAnsi="Arial" w:cs="Arial"/>
          <w:color w:val="000000" w:themeColor="text1"/>
        </w:rPr>
        <w:t xml:space="preserve"> </w:t>
      </w:r>
      <w:r w:rsidRPr="09A8E0CC" w:rsidR="000D2ABA">
        <w:rPr>
          <w:rFonts w:ascii="Arial" w:hAnsi="Arial" w:cs="Arial"/>
          <w:color w:val="000000" w:themeColor="text1"/>
        </w:rPr>
        <w:t>Fire Radiative Power (FRP)</w:t>
      </w:r>
      <w:r w:rsidRPr="09A8E0CC" w:rsidR="00165AAE">
        <w:rPr>
          <w:rFonts w:ascii="Arial" w:hAnsi="Arial" w:cs="Arial"/>
          <w:color w:val="000000" w:themeColor="text1"/>
        </w:rPr>
        <w:t xml:space="preserve"> is one of the variables used to characterize wildfires, it is obtained “from the radiance at the 4-μm band of satellite sensors and represents the instantaneous radiative energy that is released from actively burning fires”. FRP can be used in many ways to provide information about biomass burning, land cover dynamics and hydrological cycles. But for this study, it gives insights about the rate of emissions in relation to the rate of biomass combustion. This allows to estimate trace gas and aerosol emissions or smoke production. The variable can be obtained from multiple polar-orbiting and geostationary satellites and can be obtained </w:t>
      </w:r>
      <w:r w:rsidRPr="09A8E0CC" w:rsidR="00A02883">
        <w:rPr>
          <w:rFonts w:ascii="Arial" w:hAnsi="Arial" w:cs="Arial"/>
          <w:color w:val="000000" w:themeColor="text1"/>
        </w:rPr>
        <w:t>through</w:t>
      </w:r>
      <w:r w:rsidRPr="09A8E0CC" w:rsidR="00165AAE">
        <w:rPr>
          <w:rFonts w:ascii="Arial" w:hAnsi="Arial" w:cs="Arial"/>
          <w:color w:val="000000" w:themeColor="text1"/>
        </w:rPr>
        <w:t xml:space="preserve"> the </w:t>
      </w:r>
      <w:r w:rsidRPr="008B5D1D" w:rsidR="00A02883">
        <w:rPr>
          <w:rFonts w:ascii="Arial" w:hAnsi="Arial" w:cs="Arial"/>
          <w:color w:val="000000" w:themeColor="text1"/>
        </w:rPr>
        <w:t>Moderate Resolution Imaging Spectroradiometer</w:t>
      </w:r>
      <w:r w:rsidR="00A02883">
        <w:rPr>
          <w:rFonts w:ascii="Arial" w:hAnsi="Arial" w:cs="Arial"/>
          <w:color w:val="000000" w:themeColor="text1"/>
        </w:rPr>
        <w:t xml:space="preserve"> </w:t>
      </w:r>
      <w:r w:rsidRPr="09A8E0CC" w:rsidR="00A02883">
        <w:rPr>
          <w:rFonts w:ascii="Arial" w:hAnsi="Arial" w:cs="Arial"/>
          <w:color w:val="000000" w:themeColor="text1"/>
        </w:rPr>
        <w:t>(</w:t>
      </w:r>
      <w:r w:rsidRPr="09A8E0CC" w:rsidR="00165AAE">
        <w:rPr>
          <w:rFonts w:ascii="Arial" w:hAnsi="Arial" w:cs="Arial"/>
          <w:color w:val="000000" w:themeColor="text1"/>
        </w:rPr>
        <w:t>MODIS</w:t>
      </w:r>
      <w:r w:rsidRPr="09A8E0CC" w:rsidR="00A02883">
        <w:rPr>
          <w:rFonts w:ascii="Arial" w:hAnsi="Arial" w:cs="Arial"/>
          <w:color w:val="000000" w:themeColor="text1"/>
        </w:rPr>
        <w:t>)</w:t>
      </w:r>
      <w:r w:rsidRPr="09A8E0CC" w:rsidR="00165AAE">
        <w:rPr>
          <w:rFonts w:ascii="Arial" w:hAnsi="Arial" w:cs="Arial"/>
          <w:color w:val="000000" w:themeColor="text1"/>
        </w:rPr>
        <w:t xml:space="preserve"> </w:t>
      </w:r>
      <w:sdt>
        <w:sdtPr>
          <w:id w:val="-1039204588"/>
          <w:citation/>
          <w:placeholder>
            <w:docPart w:val="DefaultPlaceholder_1081868574"/>
          </w:placeholder>
          <w:rPr>
            <w:rFonts w:ascii="Arial" w:hAnsi="Arial" w:cs="Arial"/>
            <w:color w:val="2F5496" w:themeColor="accent1" w:themeShade="BF"/>
          </w:rPr>
        </w:sdtPr>
        <w:sdtContent>
          <w:r w:rsidRPr="09A8E0CC" w:rsidR="00165AAE">
            <w:rPr>
              <w:rFonts w:ascii="Arial" w:hAnsi="Arial" w:cs="Arial"/>
              <w:color w:val="2F5496" w:themeColor="accent1" w:themeShade="BF"/>
            </w:rPr>
            <w:fldChar w:fldCharType="begin"/>
          </w:r>
          <w:r w:rsidRPr="09A8E0CC" w:rsidR="00165AAE">
            <w:rPr>
              <w:rFonts w:ascii="Arial" w:hAnsi="Arial" w:cs="Arial"/>
              <w:color w:val="2F5496" w:themeColor="accent1" w:themeShade="BF"/>
            </w:rPr>
            <w:instrText xml:space="preserve">CITATION LiF18 \t  \l 2070 </w:instrText>
          </w:r>
          <w:r w:rsidRPr="09A8E0CC" w:rsidR="00165AAE">
            <w:rPr>
              <w:rFonts w:ascii="Arial" w:hAnsi="Arial" w:cs="Arial"/>
              <w:color w:val="2F5496" w:themeColor="accent1" w:themeShade="BF"/>
            </w:rPr>
            <w:fldChar w:fldCharType="separate"/>
          </w:r>
          <w:r w:rsidRPr="008B5D1D" w:rsidR="00165AAE">
            <w:rPr>
              <w:rFonts w:ascii="Arial" w:hAnsi="Arial" w:cs="Arial"/>
              <w:color w:val="2F5496" w:themeColor="accent1" w:themeShade="BF"/>
            </w:rPr>
            <w:t>(Li, Zhang, Kondragunta, &amp; Csiszar, 2018)</w:t>
          </w:r>
          <w:r w:rsidRPr="09A8E0CC" w:rsidR="00165AAE">
            <w:rPr>
              <w:rFonts w:ascii="Arial" w:hAnsi="Arial" w:cs="Arial"/>
              <w:color w:val="2F5496" w:themeColor="accent1" w:themeShade="BF"/>
            </w:rPr>
            <w:fldChar w:fldCharType="end"/>
          </w:r>
        </w:sdtContent>
        <w:sdtEndPr>
          <w:rPr>
            <w:rFonts w:ascii="Arial" w:hAnsi="Arial" w:cs="Arial"/>
            <w:color w:val="2F5496" w:themeColor="accent1" w:themeTint="FF" w:themeShade="BF"/>
          </w:rPr>
        </w:sdtEndPr>
      </w:sdt>
      <w:r w:rsidRPr="09A8E0CC" w:rsidR="00165AAE">
        <w:rPr>
          <w:rFonts w:ascii="Arial" w:hAnsi="Arial" w:cs="Arial"/>
          <w:color w:val="000000" w:themeColor="text1"/>
        </w:rPr>
        <w:t xml:space="preserve">. Bas</w:t>
      </w:r>
      <w:r w:rsidRPr="09A8E0CC" w:rsidR="00165AAE">
        <w:rPr>
          <w:rFonts w:ascii="Arial" w:hAnsi="Arial" w:cs="Arial"/>
          <w:color w:val="000000" w:themeColor="text1"/>
        </w:rPr>
        <w:t xml:space="preserve">ed on it</w:t>
      </w:r>
      <w:r w:rsidRPr="09A8E0CC" w:rsidR="00165AAE">
        <w:rPr>
          <w:rFonts w:ascii="Arial" w:hAnsi="Arial" w:cs="Arial"/>
          <w:color w:val="000000" w:themeColor="text1"/>
        </w:rPr>
        <w:t xml:space="preserve">s proportionality to the amount of burned biomass, higher values of FRP indicate more severe fires and in consequence larger levels of smoke production, leading to higher emissions of particulate matter and other pollutants </w:t>
      </w:r>
      <w:sdt>
        <w:sdtPr>
          <w:id w:val="451599268"/>
          <w:citation/>
          <w:placeholder>
            <w:docPart w:val="DefaultPlaceholder_1081868574"/>
          </w:placeholder>
          <w:rPr>
            <w:rFonts w:ascii="Arial" w:hAnsi="Arial" w:cs="Arial"/>
            <w:color w:val="2F5496" w:themeColor="accent1" w:themeShade="BF"/>
          </w:rPr>
        </w:sdtPr>
        <w:sdtContent>
          <w:r w:rsidRPr="09A8E0CC" w:rsidR="00165AAE">
            <w:rPr>
              <w:rFonts w:ascii="Arial" w:hAnsi="Arial" w:cs="Arial"/>
              <w:color w:val="2F5496" w:themeColor="accent1" w:themeShade="BF"/>
            </w:rPr>
            <w:fldChar w:fldCharType="begin"/>
          </w:r>
          <w:r w:rsidRPr="09A8E0CC" w:rsidR="00165AAE">
            <w:rPr>
              <w:rFonts w:ascii="Arial" w:hAnsi="Arial" w:cs="Arial"/>
              <w:color w:val="2F5496" w:themeColor="accent1" w:themeShade="BF"/>
            </w:rPr>
            <w:instrText xml:space="preserve">CITATION Rit \l 2070 </w:instrText>
          </w:r>
          <w:r w:rsidRPr="09A8E0CC" w:rsidR="00165AAE">
            <w:rPr>
              <w:rFonts w:ascii="Arial" w:hAnsi="Arial" w:cs="Arial"/>
              <w:color w:val="2F5496" w:themeColor="accent1" w:themeShade="BF"/>
            </w:rPr>
            <w:fldChar w:fldCharType="separate"/>
          </w:r>
          <w:r w:rsidRPr="008B5D1D" w:rsidR="00165AAE">
            <w:rPr>
              <w:rFonts w:ascii="Arial" w:hAnsi="Arial" w:cs="Arial"/>
              <w:color w:val="2F5496" w:themeColor="accent1" w:themeShade="BF"/>
            </w:rPr>
            <w:t>(Durao, Alonso, Russo, &amp; Gouveia, 2024)</w:t>
          </w:r>
          <w:r w:rsidRPr="09A8E0CC" w:rsidR="00165AAE">
            <w:rPr>
              <w:rFonts w:ascii="Arial" w:hAnsi="Arial" w:cs="Arial"/>
              <w:color w:val="2F5496" w:themeColor="accent1" w:themeShade="BF"/>
            </w:rPr>
            <w:fldChar w:fldCharType="end"/>
          </w:r>
        </w:sdtContent>
        <w:sdtEndPr>
          <w:rPr>
            <w:rFonts w:ascii="Arial" w:hAnsi="Arial" w:cs="Arial"/>
            <w:color w:val="2F5496" w:themeColor="accent1" w:themeTint="FF" w:themeShade="BF"/>
          </w:rPr>
        </w:sdtEndPr>
      </w:sdt>
      <w:r w:rsidRPr="09A8E0CC" w:rsidR="00165AAE">
        <w:rPr>
          <w:rFonts w:ascii="Arial" w:hAnsi="Arial" w:cs="Arial"/>
          <w:color w:val="000000" w:themeColor="text1"/>
        </w:rPr>
        <w:t>.</w:t>
      </w:r>
      <w:commentRangeEnd w:id="165"/>
      <w:r w:rsidRPr="00A02883" w:rsidR="00CA0FFD">
        <w:rPr>
          <w:rStyle w:val="CommentReference"/>
          <w:rFonts w:ascii="Arial" w:hAnsi="Arial" w:cs="Arial"/>
          <w:color w:val="000000" w:themeColor="text1"/>
          <w:sz w:val="22"/>
          <w:szCs w:val="22"/>
        </w:rPr>
        <w:commentReference w:id="165"/>
      </w:r>
    </w:p>
    <w:p w:rsidRPr="008B5D1D" w:rsidR="005C1D44" w:rsidP="09A8E0CC" w:rsidRDefault="008F29BB" w14:paraId="2A3EBD5C" w14:textId="28DE6C2E">
      <w:pPr>
        <w:spacing w:line="360" w:lineRule="auto"/>
        <w:jc w:val="both"/>
        <w:rPr>
          <w:rFonts w:ascii="Arial" w:hAnsi="Arial" w:cs="Arial"/>
          <w:b w:val="1"/>
          <w:bCs w:val="1"/>
          <w:color w:val="000000" w:themeColor="text1"/>
        </w:rPr>
      </w:pPr>
      <w:commentRangeStart w:id="167"/>
      <w:r w:rsidRPr="09A8E0CC" w:rsidR="09A8E0CC">
        <w:rPr>
          <w:rFonts w:ascii="Arial" w:hAnsi="Arial" w:cs="Arial"/>
          <w:b w:val="1"/>
          <w:bCs w:val="1"/>
          <w:color w:val="000000" w:themeColor="text1" w:themeTint="FF" w:themeShade="FF"/>
        </w:rPr>
        <w:t>General and specific objectives</w:t>
      </w:r>
      <w:commentRangeEnd w:id="167"/>
      <w:r>
        <w:rPr>
          <w:rStyle w:val="CommentReference"/>
        </w:rPr>
        <w:commentReference w:id="167"/>
      </w:r>
    </w:p>
    <w:p w:rsidRPr="008B5D1D" w:rsidR="00FF2820" w:rsidP="09A8E0CC" w:rsidRDefault="00215759" w14:paraId="366C13C4" w14:textId="4B0B3BB6">
      <w:pPr>
        <w:spacing w:line="360" w:lineRule="auto"/>
        <w:jc w:val="both"/>
        <w:rPr>
          <w:rFonts w:ascii="Arial" w:hAnsi="Arial" w:cs="Arial"/>
          <w:color w:val="000000" w:themeColor="text1"/>
        </w:rPr>
      </w:pPr>
      <w:r w:rsidRPr="09A8E0CC" w:rsidR="09A8E0CC">
        <w:rPr>
          <w:rFonts w:ascii="Arial" w:hAnsi="Arial" w:cs="Arial"/>
          <w:color w:val="000000" w:themeColor="text1" w:themeTint="FF" w:themeShade="FF"/>
        </w:rPr>
        <w:t xml:space="preserve">The study has the purpose of </w:t>
      </w:r>
      <w:r w:rsidRPr="09A8E0CC" w:rsidR="09A8E0CC">
        <w:rPr>
          <w:rFonts w:ascii="Arial" w:hAnsi="Arial" w:cs="Arial"/>
          <w:color w:val="000000" w:themeColor="text1" w:themeTint="FF" w:themeShade="FF"/>
          <w:highlight w:val="yellow"/>
          <w:rPrChange w:author="Ana Cristina Machado Russo" w:date="2025-12-29T10:09:00Z" w16du:dateUtc="2025-12-29T10:09:00Z" w:id="2115335752">
            <w:rPr>
              <w:rFonts w:ascii="Arial" w:hAnsi="Arial" w:cs="Arial"/>
              <w:color w:val="000000" w:themeColor="text1" w:themeTint="FF" w:themeShade="FF"/>
            </w:rPr>
          </w:rPrChange>
        </w:rPr>
        <w:t>detecting and assessing wildfire pollution events</w:t>
      </w:r>
      <w:r w:rsidRPr="09A8E0CC" w:rsidR="09A8E0CC">
        <w:rPr>
          <w:rFonts w:ascii="Arial" w:hAnsi="Arial" w:cs="Arial"/>
          <w:color w:val="000000" w:themeColor="text1" w:themeTint="FF" w:themeShade="FF"/>
        </w:rPr>
        <w:t xml:space="preserve"> by using a combination of remote sensing, atmospheric monitoring data </w:t>
      </w:r>
      <w:r w:rsidRPr="09A8E0CC" w:rsidR="09A8E0CC">
        <w:rPr>
          <w:rFonts w:ascii="Arial" w:hAnsi="Arial" w:cs="Arial"/>
          <w:color w:val="000000" w:themeColor="text1" w:themeTint="FF" w:themeShade="FF"/>
          <w:highlight w:val="yellow"/>
          <w:rPrChange w:author="Ana Cristina Machado Russo" w:date="2025-12-29T10:09:00Z" w16du:dateUtc="2025-12-29T10:09:00Z" w:id="1865510580">
            <w:rPr>
              <w:rFonts w:ascii="Arial" w:hAnsi="Arial" w:cs="Arial"/>
              <w:color w:val="000000" w:themeColor="text1" w:themeTint="FF" w:themeShade="FF"/>
            </w:rPr>
          </w:rPrChange>
        </w:rPr>
        <w:t>and machine learning approaches</w:t>
      </w:r>
      <w:r w:rsidRPr="09A8E0CC" w:rsidR="09A8E0CC">
        <w:rPr>
          <w:rFonts w:ascii="Arial" w:hAnsi="Arial" w:cs="Arial"/>
          <w:color w:val="000000" w:themeColor="text1" w:themeTint="FF" w:themeShade="FF"/>
        </w:rPr>
        <w:t xml:space="preserve">, focusing on FRP outputs as indicators of wildfire-induced pollution. In order to achieve the proposed general goal, four objectives will be pursued: 1) identify key indicators from remote sensing and meteorological data that correlates with pollution events due to wildfires – those can be fire activity parameters, atmospheric pollutant concentrations, and meteorological conditions; </w:t>
      </w:r>
      <w:commentRangeStart w:id="171"/>
      <w:r w:rsidRPr="09A8E0CC" w:rsidR="09A8E0CC">
        <w:rPr>
          <w:rFonts w:ascii="Arial" w:hAnsi="Arial" w:cs="Arial"/>
          <w:color w:val="000000" w:themeColor="text1" w:themeTint="FF" w:themeShade="FF"/>
        </w:rPr>
        <w:t>2) develop a machine learning-based model to detect pollution events using data from sources already mentioned</w:t>
      </w:r>
      <w:commentRangeEnd w:id="171"/>
      <w:r>
        <w:rPr>
          <w:rStyle w:val="CommentReference"/>
        </w:rPr>
        <w:commentReference w:id="171"/>
      </w:r>
      <w:r w:rsidRPr="09A8E0CC" w:rsidR="09A8E0CC">
        <w:rPr>
          <w:rFonts w:ascii="Arial" w:hAnsi="Arial" w:cs="Arial"/>
          <w:color w:val="000000" w:themeColor="text1" w:themeTint="FF" w:themeShade="FF"/>
        </w:rPr>
        <w:t>; 3) analyse the spatial and temporal impacts of wildfire smoke on air quality in affected areas; and finally, 4) analyse the impact of compound extreme events on wildfire-related pollution events.</w:t>
      </w:r>
    </w:p>
    <w:p w:rsidRPr="008B5D1D" w:rsidR="00C0110C" w:rsidP="09A8E0CC" w:rsidRDefault="000E55E8" w14:paraId="0FC2A6C7" w14:textId="6872438C">
      <w:pPr>
        <w:spacing w:line="360" w:lineRule="auto"/>
        <w:jc w:val="both"/>
        <w:rPr>
          <w:rFonts w:ascii="Arial" w:hAnsi="Arial" w:cs="Arial"/>
          <w:b w:val="1"/>
          <w:bCs w:val="1"/>
          <w:color w:val="000000" w:themeColor="text1"/>
        </w:rPr>
      </w:pPr>
      <w:r w:rsidRPr="09A8E0CC" w:rsidR="09A8E0CC">
        <w:rPr>
          <w:rFonts w:ascii="Arial" w:hAnsi="Arial" w:cs="Arial"/>
          <w:b w:val="1"/>
          <w:bCs w:val="1"/>
          <w:color w:val="000000" w:themeColor="text1" w:themeTint="FF" w:themeShade="FF"/>
        </w:rPr>
        <w:t>Research questions to answer</w:t>
      </w:r>
    </w:p>
    <w:p w:rsidRPr="008B5D1D" w:rsidR="00FF2820" w:rsidP="09A8E0CC" w:rsidRDefault="00FF2820" w14:paraId="6CDD38C6" w14:textId="77777777">
      <w:pPr>
        <w:spacing w:line="360" w:lineRule="auto"/>
        <w:jc w:val="both"/>
        <w:rPr>
          <w:rFonts w:ascii="Arial" w:hAnsi="Arial" w:cs="Arial"/>
          <w:color w:val="000000" w:themeColor="text1"/>
        </w:rPr>
      </w:pPr>
    </w:p>
    <w:p w:rsidRPr="008B5D1D" w:rsidR="00F26190" w:rsidP="09A8E0CC" w:rsidRDefault="00F26190" w14:paraId="18ABBE04" w14:textId="77777777">
      <w:pPr>
        <w:spacing w:line="360" w:lineRule="auto"/>
        <w:jc w:val="both"/>
        <w:rPr>
          <w:rFonts w:ascii="Arial" w:hAnsi="Arial" w:cs="Arial"/>
          <w:color w:val="000000" w:themeColor="text1"/>
        </w:rPr>
      </w:pPr>
      <w:r w:rsidRPr="09A8E0CC">
        <w:rPr>
          <w:rFonts w:ascii="Arial" w:hAnsi="Arial" w:cs="Arial"/>
          <w:color w:val="000000" w:themeColor="text1" w:themeTint="FF" w:themeShade="FF"/>
        </w:rPr>
        <w:br w:type="page"/>
      </w:r>
    </w:p>
    <w:p w:rsidRPr="008B5D1D" w:rsidR="000F2D30" w:rsidP="09A8E0CC" w:rsidRDefault="00980B47" w14:paraId="155D0440" w14:textId="5A402991">
      <w:pPr>
        <w:pStyle w:val="Heading1"/>
        <w:spacing w:line="360" w:lineRule="auto"/>
        <w:jc w:val="both"/>
        <w:rPr>
          <w:rFonts w:ascii="Arial" w:hAnsi="Arial" w:cs="Arial"/>
          <w:color w:val="000000" w:themeColor="text1"/>
          <w:sz w:val="28"/>
          <w:szCs w:val="28"/>
        </w:rPr>
      </w:pPr>
      <w:bookmarkStart w:name="_Toc216955733" w:id="176"/>
      <w:commentRangeStart w:id="177"/>
      <w:r w:rsidRPr="09A8E0CC" w:rsidR="09A8E0CC">
        <w:rPr>
          <w:rFonts w:ascii="Arial" w:hAnsi="Arial" w:cs="Arial"/>
          <w:color w:val="000000" w:themeColor="text1" w:themeTint="FF" w:themeShade="FF"/>
          <w:sz w:val="28"/>
          <w:szCs w:val="28"/>
        </w:rPr>
        <w:t>2.State of the Art</w:t>
      </w:r>
      <w:bookmarkEnd w:id="176"/>
      <w:commentRangeEnd w:id="177"/>
      <w:r>
        <w:rPr>
          <w:rStyle w:val="CommentReference"/>
        </w:rPr>
        <w:commentReference w:id="177"/>
      </w:r>
    </w:p>
    <w:p w:rsidR="007F3470" w:rsidP="09A8E0CC" w:rsidRDefault="00B34D64" w14:paraId="13D7F780" w14:textId="16EFBF6C">
      <w:pPr>
        <w:spacing w:line="360" w:lineRule="auto"/>
        <w:jc w:val="both"/>
        <w:rPr>
          <w:rFonts w:ascii="Arial" w:hAnsi="Arial" w:cs="Arial"/>
          <w:color w:val="000000" w:themeColor="text1"/>
        </w:rPr>
      </w:pPr>
      <w:r w:rsidRPr="09A8E0CC">
        <w:rPr>
          <w:rFonts w:ascii="Arial" w:hAnsi="Arial" w:cs="Arial"/>
          <w:color w:val="000000" w:themeColor="text1"/>
        </w:rPr>
        <w:t>A relevant example of integrating fire activity with air quality analysis is presented by</w:t>
      </w:r>
      <w:r w:rsidRPr="09A8E0CC" w:rsidR="004B1E08">
        <w:rPr>
          <w:rFonts w:ascii="Arial" w:hAnsi="Arial" w:cs="Arial"/>
          <w:color w:val="000000" w:themeColor="text1"/>
        </w:rPr>
        <w:t xml:space="preserve"> </w:t>
      </w:r>
      <w:sdt>
        <w:sdtPr>
          <w:id w:val="1373883823"/>
          <w:citation/>
          <w:placeholder>
            <w:docPart w:val="DefaultPlaceholder_1081868574"/>
          </w:placeholder>
          <w:rPr>
            <w:rFonts w:ascii="Arial" w:hAnsi="Arial" w:cs="Arial"/>
            <w:color w:val="000000" w:themeColor="text1"/>
          </w:rPr>
        </w:sdtPr>
        <w:sdtEndPr>
          <w:rPr>
            <w:rFonts w:ascii="Arial" w:hAnsi="Arial" w:cs="Arial"/>
            <w:color w:val="2F5496" w:themeColor="accent1" w:themeShade="BF"/>
          </w:rPr>
        </w:sdtEndPr>
        <w:sdtContent>
          <w:r w:rsidRPr="09A8E0CC" w:rsidR="004B1E08">
            <w:rPr>
              <w:rFonts w:ascii="Arial" w:hAnsi="Arial" w:cs="Arial"/>
              <w:color w:val="2F5496" w:themeColor="accent1" w:themeShade="BF"/>
            </w:rPr>
            <w:fldChar w:fldCharType="begin"/>
          </w:r>
          <w:r w:rsidRPr="09A8E0CC" w:rsidR="004B1E08">
            <w:rPr>
              <w:rFonts w:ascii="Arial" w:hAnsi="Arial" w:cs="Arial"/>
              <w:color w:val="2F5496" w:themeColor="accent1" w:themeShade="BF"/>
            </w:rPr>
            <w:instrText xml:space="preserve"> CITATION Mou24 \l 2070 </w:instrText>
          </w:r>
          <w:r w:rsidRPr="09A8E0CC" w:rsidR="004B1E08">
            <w:rPr>
              <w:rFonts w:ascii="Arial" w:hAnsi="Arial" w:cs="Arial"/>
              <w:color w:val="2F5496" w:themeColor="accent1" w:themeShade="BF"/>
            </w:rPr>
            <w:fldChar w:fldCharType="separate"/>
          </w:r>
          <w:r w:rsidRPr="004B1E08" w:rsidR="004B1E08">
            <w:rPr>
              <w:rFonts w:ascii="Arial" w:hAnsi="Arial" w:cs="Arial"/>
              <w:noProof/>
              <w:color w:val="2F5496" w:themeColor="accent1" w:themeShade="BF"/>
            </w:rPr>
            <w:t>(Moura, et al., 2024)</w:t>
          </w:r>
          <w:r w:rsidRPr="09A8E0CC" w:rsidR="004B1E08">
            <w:rPr>
              <w:rFonts w:ascii="Arial" w:hAnsi="Arial" w:cs="Arial"/>
              <w:color w:val="2F5496" w:themeColor="accent1" w:themeShade="BF"/>
            </w:rPr>
            <w:fldChar w:fldCharType="end"/>
          </w:r>
        </w:sdtContent>
      </w:sdt>
      <w:r w:rsidRPr="09A8E0CC" w:rsidR="004B1E08">
        <w:rPr>
          <w:rFonts w:ascii="Arial" w:hAnsi="Arial" w:cs="Arial"/>
          <w:color w:val="000000" w:themeColor="text1"/>
        </w:rPr>
        <w:t xml:space="preserve">, </w:t>
      </w:r>
      <w:r w:rsidRPr="09A8E0CC" w:rsidR="0014631D">
        <w:rPr>
          <w:rFonts w:ascii="Arial" w:hAnsi="Arial" w:cs="Arial"/>
          <w:color w:val="000000" w:themeColor="text1"/>
        </w:rPr>
        <w:t>who investigates the impacts of biomass burning in Sinop</w:t>
      </w:r>
      <w:r w:rsidRPr="09A8E0CC" w:rsidR="00763C31">
        <w:rPr>
          <w:rFonts w:ascii="Arial" w:hAnsi="Arial" w:cs="Arial"/>
          <w:color w:val="000000" w:themeColor="text1"/>
        </w:rPr>
        <w:t>, a Brazilian</w:t>
      </w:r>
      <w:r w:rsidRPr="09A8E0CC" w:rsidR="0046309C">
        <w:rPr>
          <w:rFonts w:ascii="Arial" w:hAnsi="Arial" w:cs="Arial"/>
          <w:color w:val="000000" w:themeColor="text1"/>
        </w:rPr>
        <w:t xml:space="preserve"> city</w:t>
      </w:r>
      <w:r w:rsidRPr="09A8E0CC" w:rsidR="00D13438">
        <w:rPr>
          <w:rFonts w:ascii="Arial" w:hAnsi="Arial" w:cs="Arial"/>
          <w:color w:val="000000" w:themeColor="text1"/>
        </w:rPr>
        <w:t xml:space="preserve">. Their </w:t>
      </w:r>
      <w:r w:rsidRPr="09A8E0CC" w:rsidR="008E7E73">
        <w:rPr>
          <w:rFonts w:ascii="Arial" w:hAnsi="Arial" w:cs="Arial"/>
          <w:color w:val="000000" w:themeColor="text1"/>
        </w:rPr>
        <w:t>study combines satellite</w:t>
      </w:r>
      <w:r w:rsidRPr="09A8E0CC" w:rsidR="00215B8B">
        <w:rPr>
          <w:rFonts w:ascii="Arial" w:hAnsi="Arial" w:cs="Arial"/>
          <w:color w:val="000000" w:themeColor="text1"/>
        </w:rPr>
        <w:t>-derived FRP with atmospheric</w:t>
      </w:r>
      <w:r w:rsidRPr="09A8E0CC" w:rsidR="00D40863">
        <w:rPr>
          <w:rFonts w:ascii="Arial" w:hAnsi="Arial" w:cs="Arial"/>
          <w:color w:val="000000" w:themeColor="text1"/>
        </w:rPr>
        <w:t xml:space="preserve"> pollutant</w:t>
      </w:r>
      <w:r w:rsidRPr="09A8E0CC" w:rsidR="00215B8B">
        <w:rPr>
          <w:rFonts w:ascii="Arial" w:hAnsi="Arial" w:cs="Arial"/>
          <w:color w:val="000000" w:themeColor="text1"/>
        </w:rPr>
        <w:t xml:space="preserve"> measurements</w:t>
      </w:r>
      <w:r w:rsidRPr="09A8E0CC" w:rsidR="00A94284">
        <w:rPr>
          <w:rFonts w:ascii="Arial" w:hAnsi="Arial" w:cs="Arial"/>
          <w:color w:val="000000" w:themeColor="text1"/>
        </w:rPr>
        <w:t xml:space="preserve">, meteorological data, and modelling datasets </w:t>
      </w:r>
      <w:r w:rsidRPr="09A8E0CC" w:rsidR="00555231">
        <w:rPr>
          <w:rFonts w:ascii="Arial" w:hAnsi="Arial" w:cs="Arial"/>
          <w:color w:val="000000" w:themeColor="text1"/>
        </w:rPr>
        <w:t>to assess how wildfire events influenced air quality</w:t>
      </w:r>
      <w:r w:rsidRPr="09A8E0CC" w:rsidR="00D92BB2">
        <w:rPr>
          <w:rFonts w:ascii="Arial" w:hAnsi="Arial" w:cs="Arial"/>
          <w:color w:val="000000" w:themeColor="text1"/>
        </w:rPr>
        <w:t>.</w:t>
      </w:r>
      <w:r w:rsidRPr="09A8E0CC" w:rsidR="00555231">
        <w:rPr>
          <w:rFonts w:ascii="Arial" w:hAnsi="Arial" w:cs="Arial"/>
          <w:color w:val="000000" w:themeColor="text1"/>
        </w:rPr>
        <w:t xml:space="preserve"> Stat</w:t>
      </w:r>
      <w:r w:rsidRPr="09A8E0CC" w:rsidR="00F74852">
        <w:rPr>
          <w:rFonts w:ascii="Arial" w:hAnsi="Arial" w:cs="Arial"/>
          <w:color w:val="000000" w:themeColor="text1"/>
        </w:rPr>
        <w:t>istical analyses revealed that ozone concentrations rose immediately following fires and remained ele</w:t>
      </w:r>
      <w:r w:rsidRPr="09A8E0CC" w:rsidR="004D4419">
        <w:rPr>
          <w:rFonts w:ascii="Arial" w:hAnsi="Arial" w:cs="Arial"/>
          <w:color w:val="000000" w:themeColor="text1"/>
        </w:rPr>
        <w:t>vated for several days, while particulate matter increased a few days after fire events</w:t>
      </w:r>
      <w:r w:rsidRPr="09A8E0CC" w:rsidR="00E14AE2">
        <w:rPr>
          <w:rFonts w:ascii="Arial" w:hAnsi="Arial" w:cs="Arial"/>
          <w:color w:val="000000" w:themeColor="text1"/>
        </w:rPr>
        <w:t xml:space="preserve">. FRP showed a strong correlation with ozone levels, confirming its value as an indicator of fire intensity, while temperature </w:t>
      </w:r>
      <w:r w:rsidRPr="09A8E0CC" w:rsidR="00E14AE2">
        <w:rPr>
          <w:rFonts w:ascii="Arial" w:hAnsi="Arial" w:cs="Arial"/>
          <w:color w:val="000000" w:themeColor="text1"/>
        </w:rPr>
        <w:t xml:space="preserve">exhibited</w:t>
      </w:r>
      <w:r w:rsidRPr="09A8E0CC" w:rsidR="00E14AE2">
        <w:rPr>
          <w:rFonts w:ascii="Arial" w:hAnsi="Arial" w:cs="Arial"/>
          <w:color w:val="000000" w:themeColor="text1"/>
        </w:rPr>
        <w:t xml:space="preserve"> a consistent </w:t>
      </w:r>
      <w:r w:rsidRPr="09A8E0CC" w:rsidR="006D3F62">
        <w:rPr>
          <w:rFonts w:ascii="Arial" w:hAnsi="Arial" w:cs="Arial"/>
          <w:color w:val="000000" w:themeColor="text1"/>
        </w:rPr>
        <w:t>positive correlation with all pollutants, highlighting its role in pollutant dynamics</w:t>
      </w:r>
      <w:r w:rsidRPr="09A8E0CC" w:rsidR="00F74852">
        <w:rPr>
          <w:rFonts w:ascii="Arial" w:hAnsi="Arial" w:cs="Arial"/>
          <w:color w:val="000000" w:themeColor="text1"/>
        </w:rPr>
        <w:t>.</w:t>
      </w:r>
      <w:r w:rsidRPr="09A8E0CC" w:rsidR="00D92BB2">
        <w:rPr>
          <w:rFonts w:ascii="Arial" w:hAnsi="Arial" w:cs="Arial"/>
          <w:color w:val="000000" w:themeColor="text1"/>
        </w:rPr>
        <w:t xml:space="preserve"> </w:t>
      </w:r>
      <w:r w:rsidRPr="09A8E0CC" w:rsidR="00B17D0B">
        <w:rPr>
          <w:rFonts w:ascii="Arial" w:hAnsi="Arial" w:cs="Arial"/>
          <w:color w:val="000000" w:themeColor="text1"/>
        </w:rPr>
        <w:t>These r</w:t>
      </w:r>
      <w:r w:rsidRPr="09A8E0CC" w:rsidR="006709EB">
        <w:rPr>
          <w:rFonts w:ascii="Arial" w:hAnsi="Arial" w:cs="Arial"/>
          <w:color w:val="000000" w:themeColor="text1"/>
        </w:rPr>
        <w:t xml:space="preserve">esults </w:t>
      </w:r>
      <w:r w:rsidRPr="09A8E0CC" w:rsidR="00B17D0B">
        <w:rPr>
          <w:rFonts w:ascii="Arial" w:hAnsi="Arial" w:cs="Arial"/>
          <w:color w:val="000000" w:themeColor="text1"/>
        </w:rPr>
        <w:t>demonstrate</w:t>
      </w:r>
      <w:r w:rsidRPr="09A8E0CC" w:rsidR="00B17D0B">
        <w:rPr>
          <w:rFonts w:ascii="Arial" w:hAnsi="Arial" w:cs="Arial"/>
          <w:color w:val="000000" w:themeColor="text1"/>
        </w:rPr>
        <w:t xml:space="preserve"> the effectiveness of integrating</w:t>
      </w:r>
      <w:r w:rsidRPr="09A8E0CC" w:rsidR="00830976">
        <w:rPr>
          <w:rFonts w:ascii="Arial" w:hAnsi="Arial" w:cs="Arial"/>
          <w:color w:val="000000" w:themeColor="text1"/>
        </w:rPr>
        <w:t xml:space="preserve"> remote sensing, atmospheric data, and statistical analyses to </w:t>
      </w:r>
      <w:r w:rsidRPr="09A8E0CC" w:rsidR="001F49C8">
        <w:rPr>
          <w:rFonts w:ascii="Arial" w:hAnsi="Arial" w:cs="Arial"/>
          <w:color w:val="000000" w:themeColor="text1"/>
        </w:rPr>
        <w:t>quantify wildfire-driven pollution events</w:t>
      </w:r>
      <w:r w:rsidRPr="09A8E0CC" w:rsidR="003A0EAB">
        <w:rPr>
          <w:rFonts w:ascii="Arial" w:hAnsi="Arial" w:cs="Arial"/>
          <w:color w:val="000000" w:themeColor="text1"/>
        </w:rPr>
        <w:t>. Although this research focused on the Amazon, where biomass burning is largely associated with deforestation and agriculture, the methodology provides a transferable framework for other regions. Applying similar approaches in Southern and Central Europe, where wildfires are increasingly driven by climate extremes, can improve the understanding of wildfire-pollution interactions and support strategies for air quality management and public health protection.</w:t>
      </w:r>
    </w:p>
    <w:p w:rsidRPr="00552F8E" w:rsidR="00552F8E" w:rsidP="09A8E0CC" w:rsidRDefault="00552F8E" w14:paraId="357DE5A4" w14:textId="5385EBA7">
      <w:pPr>
        <w:spacing w:line="360" w:lineRule="auto"/>
        <w:jc w:val="both"/>
        <w:rPr>
          <w:rFonts w:ascii="Arial" w:hAnsi="Arial" w:cs="Arial"/>
          <w:color w:val="000000" w:themeColor="text1"/>
        </w:rPr>
      </w:pPr>
      <w:commentRangeStart w:id="180"/>
      <w:r w:rsidRPr="09A8E0CC" w:rsidR="09A8E0CC">
        <w:rPr>
          <w:rFonts w:ascii="Arial" w:hAnsi="Arial" w:cs="Arial"/>
          <w:color w:val="000000" w:themeColor="text1" w:themeTint="FF" w:themeShade="FF"/>
        </w:rPr>
        <w:t>The article mentioned above shows results for a specific region in Brazil, while this study intends to make the work developed reproducible for other regions of interest or to add more years of data.</w:t>
      </w:r>
      <w:commentRangeEnd w:id="180"/>
      <w:r>
        <w:rPr>
          <w:rStyle w:val="CommentReference"/>
        </w:rPr>
        <w:commentReference w:id="180"/>
      </w:r>
    </w:p>
    <w:p w:rsidRPr="00552F8E" w:rsidR="00C105B2" w:rsidP="09A8E0CC" w:rsidRDefault="00C105B2" w14:paraId="62D897AB" w14:textId="2A3F5EC7">
      <w:pPr>
        <w:spacing w:line="360" w:lineRule="auto"/>
        <w:jc w:val="both"/>
        <w:rPr>
          <w:rFonts w:ascii="Arial" w:hAnsi="Arial" w:cs="Arial"/>
          <w:color w:val="000000" w:themeColor="text1"/>
        </w:rPr>
      </w:pPr>
      <w:r w:rsidRPr="09A8E0CC">
        <w:rPr>
          <w:rFonts w:ascii="Arial" w:hAnsi="Arial" w:cs="Arial"/>
          <w:color w:val="000000" w:themeColor="text1" w:themeTint="FF" w:themeShade="FF"/>
        </w:rPr>
        <w:br w:type="page"/>
      </w:r>
    </w:p>
    <w:p w:rsidRPr="002A3FD4" w:rsidR="00C105B2" w:rsidP="09A8E0CC" w:rsidRDefault="00980B47" w14:paraId="3DEA817E" w14:textId="6C10DA52">
      <w:pPr>
        <w:pStyle w:val="Heading1"/>
        <w:spacing w:after="160" w:line="360" w:lineRule="auto"/>
        <w:jc w:val="both"/>
        <w:rPr>
          <w:rFonts w:ascii="Arial" w:hAnsi="Arial" w:cs="Arial"/>
          <w:color w:val="000000" w:themeColor="text1"/>
          <w:sz w:val="28"/>
          <w:szCs w:val="28"/>
        </w:rPr>
      </w:pPr>
      <w:bookmarkStart w:name="_Toc216955734" w:id="183"/>
      <w:r w:rsidRPr="09A8E0CC" w:rsidR="09A8E0CC">
        <w:rPr>
          <w:rFonts w:ascii="Arial" w:hAnsi="Arial" w:cs="Arial"/>
          <w:color w:val="000000" w:themeColor="text1" w:themeTint="FF" w:themeShade="FF"/>
          <w:sz w:val="28"/>
          <w:szCs w:val="28"/>
        </w:rPr>
        <w:t>3.Data</w:t>
      </w:r>
      <w:bookmarkEnd w:id="183"/>
    </w:p>
    <w:p w:rsidRPr="002A3FD4" w:rsidR="002A3FD4" w:rsidP="09A8E0CC" w:rsidRDefault="00980B47" w14:paraId="16EBE442" w14:textId="5900404D">
      <w:pPr>
        <w:pStyle w:val="Heading2"/>
        <w:spacing w:after="160" w:line="360" w:lineRule="auto"/>
        <w:jc w:val="both"/>
        <w:rPr>
          <w:rFonts w:ascii="Arial" w:hAnsi="Arial" w:cs="Arial"/>
          <w:color w:val="auto"/>
          <w:sz w:val="24"/>
          <w:szCs w:val="24"/>
          <w:u w:val="single"/>
        </w:rPr>
      </w:pPr>
      <w:bookmarkStart w:name="_Toc216955735" w:id="185"/>
      <w:r w:rsidRPr="09A8E0CC" w:rsidR="09A8E0CC">
        <w:rPr>
          <w:rFonts w:ascii="Arial" w:hAnsi="Arial" w:cs="Arial"/>
          <w:color w:val="auto"/>
          <w:sz w:val="24"/>
          <w:szCs w:val="24"/>
          <w:u w:val="single"/>
        </w:rPr>
        <w:t>3.1.</w:t>
      </w:r>
      <w:r w:rsidRPr="09A8E0CC" w:rsidR="09A8E0CC">
        <w:rPr>
          <w:rFonts w:ascii="Arial" w:hAnsi="Arial" w:cs="Arial"/>
          <w:color w:val="auto"/>
          <w:sz w:val="24"/>
          <w:szCs w:val="24"/>
          <w:u w:val="single"/>
        </w:rPr>
        <w:t>Study Area</w:t>
      </w:r>
      <w:bookmarkEnd w:id="185"/>
    </w:p>
    <w:p w:rsidRPr="00CA0FFD" w:rsidR="002A3FD4" w:rsidP="00CA0FFD" w:rsidRDefault="00CD4DC6" w14:paraId="63893621" w14:textId="6EFAFFD4">
      <w:pPr>
        <w:spacing w:line="360" w:lineRule="auto"/>
        <w:jc w:val="both"/>
        <w:rPr>
          <w:rFonts w:ascii="Arial" w:hAnsi="Arial" w:cs="Arial"/>
          <w:bCs/>
          <w:color w:val="000000" w:themeColor="text1"/>
          <w:rPrChange w:author="Ana Cristina Machado Russo" w:date="2025-12-29T10:13:00Z" w16du:dateUtc="2025-12-29T10:13:00Z" w:id="186">
            <w:rPr>
              <w:rFonts w:ascii="Arial" w:hAnsi="Arial" w:cs="Arial"/>
            </w:rPr>
          </w:rPrChange>
        </w:rPr>
        <w:pPrChange w:author="Ana Cristina Machado Russo" w:date="2025-12-29T10:13:00Z" w16du:dateUtc="2025-12-29T10:13:00Z" w:id="187">
          <w:pPr/>
        </w:pPrChange>
      </w:pPr>
      <w:r w:rsidRPr="00CA0FFD">
        <w:rPr>
          <w:rFonts w:ascii="Arial" w:hAnsi="Arial" w:cs="Arial"/>
          <w:bCs/>
          <w:color w:val="000000" w:themeColor="text1"/>
          <w:rPrChange w:author="Ana Cristina Machado Russo" w:date="2025-12-29T10:13:00Z" w16du:dateUtc="2025-12-29T10:13:00Z" w:id="188">
            <w:rPr>
              <w:rFonts w:ascii="Arial" w:hAnsi="Arial" w:cs="Arial"/>
            </w:rPr>
          </w:rPrChange>
        </w:rPr>
        <w:t xml:space="preserve">The study </w:t>
      </w:r>
      <w:r w:rsidRPr="00CA0FFD" w:rsidR="006A7863">
        <w:rPr>
          <w:rFonts w:ascii="Arial" w:hAnsi="Arial" w:cs="Arial"/>
          <w:bCs/>
          <w:color w:val="000000" w:themeColor="text1"/>
          <w:rPrChange w:author="Ana Cristina Machado Russo" w:date="2025-12-29T10:13:00Z" w16du:dateUtc="2025-12-29T10:13:00Z" w:id="189">
            <w:rPr>
              <w:rFonts w:ascii="Arial" w:hAnsi="Arial" w:cs="Arial"/>
            </w:rPr>
          </w:rPrChange>
        </w:rPr>
        <w:t>area</w:t>
      </w:r>
      <w:r w:rsidRPr="00CA0FFD" w:rsidR="00DB093C">
        <w:rPr>
          <w:rFonts w:ascii="Arial" w:hAnsi="Arial" w:cs="Arial"/>
          <w:bCs/>
          <w:color w:val="000000" w:themeColor="text1"/>
          <w:rPrChange w:author="Ana Cristina Machado Russo" w:date="2025-12-29T10:13:00Z" w16du:dateUtc="2025-12-29T10:13:00Z" w:id="190">
            <w:rPr>
              <w:rFonts w:ascii="Arial" w:hAnsi="Arial" w:cs="Arial"/>
            </w:rPr>
          </w:rPrChange>
        </w:rPr>
        <w:t xml:space="preserve"> selected for</w:t>
      </w:r>
      <w:r w:rsidRPr="00CA0FFD">
        <w:rPr>
          <w:rFonts w:ascii="Arial" w:hAnsi="Arial" w:cs="Arial"/>
          <w:bCs/>
          <w:color w:val="000000" w:themeColor="text1"/>
          <w:rPrChange w:author="Ana Cristina Machado Russo" w:date="2025-12-29T10:13:00Z" w16du:dateUtc="2025-12-29T10:13:00Z" w:id="191">
            <w:rPr>
              <w:rFonts w:ascii="Arial" w:hAnsi="Arial" w:cs="Arial"/>
            </w:rPr>
          </w:rPrChange>
        </w:rPr>
        <w:t xml:space="preserve"> th</w:t>
      </w:r>
      <w:r w:rsidRPr="00CA0FFD" w:rsidR="006B0E49">
        <w:rPr>
          <w:rFonts w:ascii="Arial" w:hAnsi="Arial" w:cs="Arial"/>
          <w:bCs/>
          <w:color w:val="000000" w:themeColor="text1"/>
          <w:rPrChange w:author="Ana Cristina Machado Russo" w:date="2025-12-29T10:13:00Z" w16du:dateUtc="2025-12-29T10:13:00Z" w:id="192">
            <w:rPr>
              <w:rFonts w:ascii="Arial" w:hAnsi="Arial" w:cs="Arial"/>
            </w:rPr>
          </w:rPrChange>
        </w:rPr>
        <w:t>is research is locate</w:t>
      </w:r>
      <w:r w:rsidRPr="00CA0FFD" w:rsidR="004F4003">
        <w:rPr>
          <w:rFonts w:ascii="Arial" w:hAnsi="Arial" w:cs="Arial"/>
          <w:bCs/>
          <w:color w:val="000000" w:themeColor="text1"/>
          <w:rPrChange w:author="Ana Cristina Machado Russo" w:date="2025-12-29T10:13:00Z" w16du:dateUtc="2025-12-29T10:13:00Z" w:id="193">
            <w:rPr>
              <w:rFonts w:ascii="Arial" w:hAnsi="Arial" w:cs="Arial"/>
            </w:rPr>
          </w:rPrChange>
        </w:rPr>
        <w:t>d in</w:t>
      </w:r>
      <w:r w:rsidRPr="00CA0FFD" w:rsidR="00B2254A">
        <w:rPr>
          <w:rFonts w:ascii="Arial" w:hAnsi="Arial" w:cs="Arial"/>
          <w:bCs/>
          <w:color w:val="000000" w:themeColor="text1"/>
          <w:rPrChange w:author="Ana Cristina Machado Russo" w:date="2025-12-29T10:13:00Z" w16du:dateUtc="2025-12-29T10:13:00Z" w:id="194">
            <w:rPr>
              <w:rFonts w:ascii="Arial" w:hAnsi="Arial" w:cs="Arial"/>
            </w:rPr>
          </w:rPrChange>
        </w:rPr>
        <w:t xml:space="preserve"> Southern and Central Europe, </w:t>
      </w:r>
      <w:r w:rsidRPr="00CA0FFD" w:rsidR="00DF25AE">
        <w:rPr>
          <w:rFonts w:ascii="Arial" w:hAnsi="Arial" w:cs="Arial"/>
          <w:bCs/>
          <w:color w:val="000000" w:themeColor="text1"/>
          <w:rPrChange w:author="Ana Cristina Machado Russo" w:date="2025-12-29T10:13:00Z" w16du:dateUtc="2025-12-29T10:13:00Z" w:id="195">
            <w:rPr>
              <w:rFonts w:ascii="Arial" w:hAnsi="Arial" w:cs="Arial"/>
            </w:rPr>
          </w:rPrChange>
        </w:rPr>
        <w:t xml:space="preserve">defined by the </w:t>
      </w:r>
      <w:r w:rsidRPr="00CA0FFD" w:rsidR="00DC4BA6">
        <w:rPr>
          <w:rFonts w:ascii="Arial" w:hAnsi="Arial" w:cs="Arial"/>
          <w:bCs/>
          <w:color w:val="000000" w:themeColor="text1"/>
          <w:rPrChange w:author="Ana Cristina Machado Russo" w:date="2025-12-29T10:13:00Z" w16du:dateUtc="2025-12-29T10:13:00Z" w:id="196">
            <w:rPr>
              <w:rFonts w:ascii="Arial" w:hAnsi="Arial" w:cs="Arial"/>
            </w:rPr>
          </w:rPrChange>
        </w:rPr>
        <w:t xml:space="preserve">generic </w:t>
      </w:r>
      <w:r w:rsidRPr="00CA0FFD" w:rsidR="00DF25AE">
        <w:rPr>
          <w:rFonts w:ascii="Arial" w:hAnsi="Arial" w:cs="Arial"/>
          <w:bCs/>
          <w:color w:val="000000" w:themeColor="text1"/>
          <w:rPrChange w:author="Ana Cristina Machado Russo" w:date="2025-12-29T10:13:00Z" w16du:dateUtc="2025-12-29T10:13:00Z" w:id="197">
            <w:rPr>
              <w:rFonts w:ascii="Arial" w:hAnsi="Arial" w:cs="Arial"/>
            </w:rPr>
          </w:rPrChange>
        </w:rPr>
        <w:t>geographic</w:t>
      </w:r>
      <w:r w:rsidRPr="00CA0FFD" w:rsidR="00DC4BA6">
        <w:rPr>
          <w:rFonts w:ascii="Arial" w:hAnsi="Arial" w:cs="Arial"/>
          <w:bCs/>
          <w:color w:val="000000" w:themeColor="text1"/>
          <w:rPrChange w:author="Ana Cristina Machado Russo" w:date="2025-12-29T10:13:00Z" w16du:dateUtc="2025-12-29T10:13:00Z" w:id="198">
            <w:rPr>
              <w:rFonts w:ascii="Arial" w:hAnsi="Arial" w:cs="Arial"/>
            </w:rPr>
          </w:rPrChange>
        </w:rPr>
        <w:t>al</w:t>
      </w:r>
      <w:r w:rsidRPr="00CA0FFD" w:rsidR="00DF25AE">
        <w:rPr>
          <w:rFonts w:ascii="Arial" w:hAnsi="Arial" w:cs="Arial"/>
          <w:bCs/>
          <w:color w:val="000000" w:themeColor="text1"/>
          <w:rPrChange w:author="Ana Cristina Machado Russo" w:date="2025-12-29T10:13:00Z" w16du:dateUtc="2025-12-29T10:13:00Z" w:id="199">
            <w:rPr>
              <w:rFonts w:ascii="Arial" w:hAnsi="Arial" w:cs="Arial"/>
            </w:rPr>
          </w:rPrChange>
        </w:rPr>
        <w:t xml:space="preserve"> boundaries of latitude 34</w:t>
      </w:r>
      <w:r w:rsidRPr="00CA0FFD" w:rsidR="0089216A">
        <w:rPr>
          <w:rFonts w:ascii="Arial" w:hAnsi="Arial" w:cs="Arial"/>
          <w:bCs/>
          <w:color w:val="000000" w:themeColor="text1"/>
          <w:rPrChange w:author="Ana Cristina Machado Russo" w:date="2025-12-29T10:13:00Z" w16du:dateUtc="2025-12-29T10:13:00Z" w:id="200">
            <w:rPr>
              <w:rFonts w:ascii="Arial" w:hAnsi="Arial" w:cs="Arial"/>
            </w:rPr>
          </w:rPrChange>
        </w:rPr>
        <w:t>,</w:t>
      </w:r>
      <w:r w:rsidRPr="00CA0FFD" w:rsidR="00CF345F">
        <w:rPr>
          <w:rFonts w:ascii="Arial" w:hAnsi="Arial" w:cs="Arial"/>
          <w:bCs/>
          <w:color w:val="000000" w:themeColor="text1"/>
          <w:rPrChange w:author="Ana Cristina Machado Russo" w:date="2025-12-29T10:13:00Z" w16du:dateUtc="2025-12-29T10:13:00Z" w:id="201">
            <w:rPr>
              <w:rFonts w:ascii="Arial" w:hAnsi="Arial" w:cs="Arial"/>
            </w:rPr>
          </w:rPrChange>
        </w:rPr>
        <w:t>5</w:t>
      </w:r>
      <w:r w:rsidRPr="00CA0FFD" w:rsidR="00DF25AE">
        <w:rPr>
          <w:rFonts w:ascii="Arial" w:hAnsi="Arial" w:cs="Arial"/>
          <w:bCs/>
          <w:color w:val="000000" w:themeColor="text1"/>
          <w:rPrChange w:author="Ana Cristina Machado Russo" w:date="2025-12-29T10:13:00Z" w16du:dateUtc="2025-12-29T10:13:00Z" w:id="202">
            <w:rPr>
              <w:rFonts w:ascii="Arial" w:hAnsi="Arial" w:cs="Arial"/>
            </w:rPr>
          </w:rPrChange>
        </w:rPr>
        <w:t xml:space="preserve">ºN to 66ºN and longitude -12ºE to </w:t>
      </w:r>
      <w:r w:rsidRPr="00CA0FFD" w:rsidR="00096E37">
        <w:rPr>
          <w:rFonts w:ascii="Arial" w:hAnsi="Arial" w:cs="Arial"/>
          <w:bCs/>
          <w:color w:val="000000" w:themeColor="text1"/>
          <w:rPrChange w:author="Ana Cristina Machado Russo" w:date="2025-12-29T10:13:00Z" w16du:dateUtc="2025-12-29T10:13:00Z" w:id="203">
            <w:rPr>
              <w:rFonts w:ascii="Arial" w:hAnsi="Arial" w:cs="Arial"/>
            </w:rPr>
          </w:rPrChange>
        </w:rPr>
        <w:t xml:space="preserve">36ºE, </w:t>
      </w:r>
      <w:r w:rsidRPr="00CA0FFD" w:rsidR="001F0785">
        <w:rPr>
          <w:rFonts w:ascii="Arial" w:hAnsi="Arial" w:cs="Arial"/>
          <w:bCs/>
          <w:color w:val="000000" w:themeColor="text1"/>
          <w:rPrChange w:author="Ana Cristina Machado Russo" w:date="2025-12-29T10:13:00Z" w16du:dateUtc="2025-12-29T10:13:00Z" w:id="204">
            <w:rPr>
              <w:rFonts w:ascii="Arial" w:hAnsi="Arial" w:cs="Arial"/>
            </w:rPr>
          </w:rPrChange>
        </w:rPr>
        <w:t xml:space="preserve">as illustrated </w:t>
      </w:r>
      <w:r w:rsidRPr="00CA0FFD" w:rsidR="00096E37">
        <w:rPr>
          <w:rFonts w:ascii="Arial" w:hAnsi="Arial" w:cs="Arial"/>
          <w:bCs/>
          <w:color w:val="000000" w:themeColor="text1"/>
          <w:rPrChange w:author="Ana Cristina Machado Russo" w:date="2025-12-29T10:13:00Z" w16du:dateUtc="2025-12-29T10:13:00Z" w:id="205">
            <w:rPr>
              <w:rFonts w:ascii="Arial" w:hAnsi="Arial" w:cs="Arial"/>
            </w:rPr>
          </w:rPrChange>
        </w:rPr>
        <w:t>i</w:t>
      </w:r>
      <w:r w:rsidRPr="00CA0FFD" w:rsidR="001F0785">
        <w:rPr>
          <w:rFonts w:ascii="Arial" w:hAnsi="Arial" w:cs="Arial"/>
          <w:bCs/>
          <w:color w:val="000000" w:themeColor="text1"/>
          <w:rPrChange w:author="Ana Cristina Machado Russo" w:date="2025-12-29T10:13:00Z" w16du:dateUtc="2025-12-29T10:13:00Z" w:id="206">
            <w:rPr>
              <w:rFonts w:ascii="Arial" w:hAnsi="Arial" w:cs="Arial"/>
            </w:rPr>
          </w:rPrChange>
        </w:rPr>
        <w:t>n</w:t>
      </w:r>
      <w:r w:rsidRPr="00CA0FFD" w:rsidR="00096E37">
        <w:rPr>
          <w:rFonts w:ascii="Arial" w:hAnsi="Arial" w:cs="Arial"/>
          <w:bCs/>
          <w:color w:val="000000" w:themeColor="text1"/>
          <w:rPrChange w:author="Ana Cristina Machado Russo" w:date="2025-12-29T10:13:00Z" w16du:dateUtc="2025-12-29T10:13:00Z" w:id="207">
            <w:rPr>
              <w:rFonts w:ascii="Arial" w:hAnsi="Arial" w:cs="Arial"/>
            </w:rPr>
          </w:rPrChange>
        </w:rPr>
        <w:t xml:space="preserve"> </w:t>
      </w:r>
      <w:r w:rsidRPr="00CA0FFD" w:rsidR="001F0785">
        <w:rPr>
          <w:rFonts w:ascii="Arial" w:hAnsi="Arial" w:cs="Arial"/>
          <w:bCs/>
          <w:color w:val="000000" w:themeColor="text1"/>
          <w:rPrChange w:author="Ana Cristina Machado Russo" w:date="2025-12-29T10:13:00Z" w16du:dateUtc="2025-12-29T10:13:00Z" w:id="208">
            <w:rPr>
              <w:rFonts w:ascii="Arial" w:hAnsi="Arial" w:cs="Arial"/>
              <w:color w:val="2F5496" w:themeColor="accent1" w:themeShade="BF"/>
            </w:rPr>
          </w:rPrChange>
        </w:rPr>
        <w:t>F</w:t>
      </w:r>
      <w:r w:rsidRPr="00CA0FFD" w:rsidR="00096E37">
        <w:rPr>
          <w:rFonts w:ascii="Arial" w:hAnsi="Arial" w:cs="Arial"/>
          <w:bCs/>
          <w:color w:val="000000" w:themeColor="text1"/>
          <w:rPrChange w:author="Ana Cristina Machado Russo" w:date="2025-12-29T10:13:00Z" w16du:dateUtc="2025-12-29T10:13:00Z" w:id="209">
            <w:rPr>
              <w:rFonts w:ascii="Arial" w:hAnsi="Arial" w:cs="Arial"/>
              <w:color w:val="2F5496" w:themeColor="accent1" w:themeShade="BF"/>
            </w:rPr>
          </w:rPrChange>
        </w:rPr>
        <w:t>igure 1</w:t>
      </w:r>
      <w:r w:rsidRPr="00CA0FFD" w:rsidR="00096E37">
        <w:rPr>
          <w:rFonts w:ascii="Arial" w:hAnsi="Arial" w:cs="Arial"/>
          <w:bCs/>
          <w:color w:val="000000" w:themeColor="text1"/>
          <w:rPrChange w:author="Ana Cristina Machado Russo" w:date="2025-12-29T10:13:00Z" w16du:dateUtc="2025-12-29T10:13:00Z" w:id="210">
            <w:rPr>
              <w:rFonts w:ascii="Arial" w:hAnsi="Arial" w:cs="Arial"/>
            </w:rPr>
          </w:rPrChange>
        </w:rPr>
        <w:t>.</w:t>
      </w:r>
      <w:r w:rsidRPr="00CA0FFD" w:rsidR="00FA7CA3">
        <w:rPr>
          <w:rFonts w:ascii="Arial" w:hAnsi="Arial" w:cs="Arial"/>
          <w:bCs/>
          <w:color w:val="000000" w:themeColor="text1"/>
          <w:rPrChange w:author="Ana Cristina Machado Russo" w:date="2025-12-29T10:13:00Z" w16du:dateUtc="2025-12-29T10:13:00Z" w:id="211">
            <w:rPr>
              <w:rFonts w:ascii="Arial" w:hAnsi="Arial" w:cs="Arial"/>
            </w:rPr>
          </w:rPrChange>
        </w:rPr>
        <w:t xml:space="preserve"> Within this </w:t>
      </w:r>
      <w:r w:rsidRPr="00CA0FFD" w:rsidR="00084AE6">
        <w:rPr>
          <w:rFonts w:ascii="Arial" w:hAnsi="Arial" w:cs="Arial"/>
          <w:bCs/>
          <w:color w:val="000000" w:themeColor="text1"/>
          <w:rPrChange w:author="Ana Cristina Machado Russo" w:date="2025-12-29T10:13:00Z" w16du:dateUtc="2025-12-29T10:13:00Z" w:id="212">
            <w:rPr>
              <w:rFonts w:ascii="Arial" w:hAnsi="Arial" w:cs="Arial"/>
            </w:rPr>
          </w:rPrChange>
        </w:rPr>
        <w:t xml:space="preserve">broader </w:t>
      </w:r>
      <w:r w:rsidRPr="00CA0FFD" w:rsidR="00FA7CA3">
        <w:rPr>
          <w:rFonts w:ascii="Arial" w:hAnsi="Arial" w:cs="Arial"/>
          <w:bCs/>
          <w:color w:val="000000" w:themeColor="text1"/>
          <w:rPrChange w:author="Ana Cristina Machado Russo" w:date="2025-12-29T10:13:00Z" w16du:dateUtc="2025-12-29T10:13:00Z" w:id="213">
            <w:rPr>
              <w:rFonts w:ascii="Arial" w:hAnsi="Arial" w:cs="Arial"/>
            </w:rPr>
          </w:rPrChange>
        </w:rPr>
        <w:t xml:space="preserve">area, </w:t>
      </w:r>
      <w:r w:rsidRPr="00CA0FFD" w:rsidR="00084AE6">
        <w:rPr>
          <w:rFonts w:ascii="Arial" w:hAnsi="Arial" w:cs="Arial"/>
          <w:bCs/>
          <w:color w:val="000000" w:themeColor="text1"/>
          <w:rPrChange w:author="Ana Cristina Machado Russo" w:date="2025-12-29T10:13:00Z" w16du:dateUtc="2025-12-29T10:13:00Z" w:id="214">
            <w:rPr>
              <w:rFonts w:ascii="Arial" w:hAnsi="Arial" w:cs="Arial"/>
            </w:rPr>
          </w:rPrChange>
        </w:rPr>
        <w:t>four specific regions</w:t>
      </w:r>
      <w:r w:rsidRPr="00CA0FFD" w:rsidR="002141E1">
        <w:rPr>
          <w:rFonts w:ascii="Arial" w:hAnsi="Arial" w:cs="Arial"/>
          <w:bCs/>
          <w:color w:val="000000" w:themeColor="text1"/>
          <w:rPrChange w:author="Ana Cristina Machado Russo" w:date="2025-12-29T10:13:00Z" w16du:dateUtc="2025-12-29T10:13:00Z" w:id="215">
            <w:rPr>
              <w:rFonts w:ascii="Arial" w:hAnsi="Arial" w:cs="Arial"/>
            </w:rPr>
          </w:rPrChange>
        </w:rPr>
        <w:t xml:space="preserve"> – Portugal, Spain, Italy and Greece –</w:t>
      </w:r>
      <w:r w:rsidRPr="00CA0FFD" w:rsidR="00EF678A">
        <w:rPr>
          <w:rFonts w:ascii="Arial" w:hAnsi="Arial" w:cs="Arial"/>
          <w:bCs/>
          <w:color w:val="000000" w:themeColor="text1"/>
          <w:rPrChange w:author="Ana Cristina Machado Russo" w:date="2025-12-29T10:13:00Z" w16du:dateUtc="2025-12-29T10:13:00Z" w:id="216">
            <w:rPr>
              <w:rFonts w:ascii="Arial" w:hAnsi="Arial" w:cs="Arial"/>
            </w:rPr>
          </w:rPrChange>
        </w:rPr>
        <w:t xml:space="preserve"> were chosen</w:t>
      </w:r>
      <w:r w:rsidRPr="00CA0FFD" w:rsidR="002141E1">
        <w:rPr>
          <w:rFonts w:ascii="Arial" w:hAnsi="Arial" w:cs="Arial"/>
          <w:bCs/>
          <w:color w:val="000000" w:themeColor="text1"/>
          <w:rPrChange w:author="Ana Cristina Machado Russo" w:date="2025-12-29T10:13:00Z" w16du:dateUtc="2025-12-29T10:13:00Z" w:id="217">
            <w:rPr>
              <w:rFonts w:ascii="Arial" w:hAnsi="Arial" w:cs="Arial"/>
            </w:rPr>
          </w:rPrChange>
        </w:rPr>
        <w:t xml:space="preserve"> due to </w:t>
      </w:r>
      <w:r w:rsidRPr="00CA0FFD" w:rsidR="00970DFB">
        <w:rPr>
          <w:rFonts w:ascii="Arial" w:hAnsi="Arial" w:cs="Arial"/>
          <w:bCs/>
          <w:color w:val="000000" w:themeColor="text1"/>
          <w:rPrChange w:author="Ana Cristina Machado Russo" w:date="2025-12-29T10:13:00Z" w16du:dateUtc="2025-12-29T10:13:00Z" w:id="218">
            <w:rPr>
              <w:rFonts w:ascii="Arial" w:hAnsi="Arial" w:cs="Arial"/>
            </w:rPr>
          </w:rPrChange>
        </w:rPr>
        <w:t>its high susceptibility to wildfires and</w:t>
      </w:r>
      <w:r w:rsidRPr="00CA0FFD" w:rsidR="006C4A8C">
        <w:rPr>
          <w:rFonts w:ascii="Arial" w:hAnsi="Arial" w:cs="Arial"/>
          <w:bCs/>
          <w:color w:val="000000" w:themeColor="text1"/>
          <w:rPrChange w:author="Ana Cristina Machado Russo" w:date="2025-12-29T10:13:00Z" w16du:dateUtc="2025-12-29T10:13:00Z" w:id="219">
            <w:rPr>
              <w:rFonts w:ascii="Arial" w:hAnsi="Arial" w:cs="Arial"/>
            </w:rPr>
          </w:rPrChange>
        </w:rPr>
        <w:t xml:space="preserve"> pollution episodes</w:t>
      </w:r>
      <w:r w:rsidRPr="00CA0FFD" w:rsidR="006123C2">
        <w:rPr>
          <w:rFonts w:ascii="Arial" w:hAnsi="Arial" w:cs="Arial"/>
          <w:bCs/>
          <w:color w:val="000000" w:themeColor="text1"/>
          <w:rPrChange w:author="Ana Cristina Machado Russo" w:date="2025-12-29T10:13:00Z" w16du:dateUtc="2025-12-29T10:13:00Z" w:id="220">
            <w:rPr>
              <w:rFonts w:ascii="Arial" w:hAnsi="Arial" w:cs="Arial"/>
            </w:rPr>
          </w:rPrChange>
        </w:rPr>
        <w:t>. The</w:t>
      </w:r>
      <w:r w:rsidRPr="00CA0FFD" w:rsidR="00EF678A">
        <w:rPr>
          <w:rFonts w:ascii="Arial" w:hAnsi="Arial" w:cs="Arial"/>
          <w:bCs/>
          <w:color w:val="000000" w:themeColor="text1"/>
          <w:rPrChange w:author="Ana Cristina Machado Russo" w:date="2025-12-29T10:13:00Z" w16du:dateUtc="2025-12-29T10:13:00Z" w:id="221">
            <w:rPr>
              <w:rFonts w:ascii="Arial" w:hAnsi="Arial" w:cs="Arial"/>
            </w:rPr>
          </w:rPrChange>
        </w:rPr>
        <w:t>se countries</w:t>
      </w:r>
      <w:r w:rsidRPr="00CA0FFD" w:rsidR="00CB2858">
        <w:rPr>
          <w:rFonts w:ascii="Arial" w:hAnsi="Arial" w:cs="Arial"/>
          <w:bCs/>
          <w:color w:val="000000" w:themeColor="text1"/>
          <w:rPrChange w:author="Ana Cristina Machado Russo" w:date="2025-12-29T10:13:00Z" w16du:dateUtc="2025-12-29T10:13:00Z" w:id="222">
            <w:rPr>
              <w:rFonts w:ascii="Arial" w:hAnsi="Arial" w:cs="Arial"/>
            </w:rPr>
          </w:rPrChange>
        </w:rPr>
        <w:t xml:space="preserve"> frequent</w:t>
      </w:r>
      <w:r w:rsidRPr="00CA0FFD" w:rsidR="00EF678A">
        <w:rPr>
          <w:rFonts w:ascii="Arial" w:hAnsi="Arial" w:cs="Arial"/>
          <w:bCs/>
          <w:color w:val="000000" w:themeColor="text1"/>
          <w:rPrChange w:author="Ana Cristina Machado Russo" w:date="2025-12-29T10:13:00Z" w16du:dateUtc="2025-12-29T10:13:00Z" w:id="223">
            <w:rPr>
              <w:rFonts w:ascii="Arial" w:hAnsi="Arial" w:cs="Arial"/>
            </w:rPr>
          </w:rPrChange>
        </w:rPr>
        <w:t>ly</w:t>
      </w:r>
      <w:r w:rsidRPr="00CA0FFD" w:rsidR="003F0961">
        <w:rPr>
          <w:rFonts w:ascii="Arial" w:hAnsi="Arial" w:cs="Arial"/>
          <w:bCs/>
          <w:color w:val="000000" w:themeColor="text1"/>
          <w:rPrChange w:author="Ana Cristina Machado Russo" w:date="2025-12-29T10:13:00Z" w16du:dateUtc="2025-12-29T10:13:00Z" w:id="224">
            <w:rPr>
              <w:rFonts w:ascii="Arial" w:hAnsi="Arial" w:cs="Arial"/>
            </w:rPr>
          </w:rPrChange>
        </w:rPr>
        <w:t xml:space="preserve"> experience</w:t>
      </w:r>
      <w:r w:rsidRPr="00CA0FFD" w:rsidR="00CB2858">
        <w:rPr>
          <w:rFonts w:ascii="Arial" w:hAnsi="Arial" w:cs="Arial"/>
          <w:bCs/>
          <w:color w:val="000000" w:themeColor="text1"/>
          <w:rPrChange w:author="Ana Cristina Machado Russo" w:date="2025-12-29T10:13:00Z" w16du:dateUtc="2025-12-29T10:13:00Z" w:id="225">
            <w:rPr>
              <w:rFonts w:ascii="Arial" w:hAnsi="Arial" w:cs="Arial"/>
            </w:rPr>
          </w:rPrChange>
        </w:rPr>
        <w:t xml:space="preserve"> large-scale</w:t>
      </w:r>
      <w:r w:rsidRPr="00CA0FFD" w:rsidR="003F0961">
        <w:rPr>
          <w:rFonts w:ascii="Arial" w:hAnsi="Arial" w:cs="Arial"/>
          <w:bCs/>
          <w:color w:val="000000" w:themeColor="text1"/>
          <w:rPrChange w:author="Ana Cristina Machado Russo" w:date="2025-12-29T10:13:00Z" w16du:dateUtc="2025-12-29T10:13:00Z" w:id="226">
            <w:rPr>
              <w:rFonts w:ascii="Arial" w:hAnsi="Arial" w:cs="Arial"/>
            </w:rPr>
          </w:rPrChange>
        </w:rPr>
        <w:t xml:space="preserve"> </w:t>
      </w:r>
      <w:r w:rsidRPr="00CA0FFD" w:rsidR="00CB2858">
        <w:rPr>
          <w:rFonts w:ascii="Arial" w:hAnsi="Arial" w:cs="Arial"/>
          <w:bCs/>
          <w:color w:val="000000" w:themeColor="text1"/>
          <w:rPrChange w:author="Ana Cristina Machado Russo" w:date="2025-12-29T10:13:00Z" w16du:dateUtc="2025-12-29T10:13:00Z" w:id="227">
            <w:rPr>
              <w:rFonts w:ascii="Arial" w:hAnsi="Arial" w:cs="Arial"/>
            </w:rPr>
          </w:rPrChange>
        </w:rPr>
        <w:t xml:space="preserve">fires, </w:t>
      </w:r>
      <w:r w:rsidRPr="00CA0FFD" w:rsidR="003F0961">
        <w:rPr>
          <w:rFonts w:ascii="Arial" w:hAnsi="Arial" w:cs="Arial"/>
          <w:bCs/>
          <w:color w:val="000000" w:themeColor="text1"/>
          <w:rPrChange w:author="Ana Cristina Machado Russo" w:date="2025-12-29T10:13:00Z" w16du:dateUtc="2025-12-29T10:13:00Z" w:id="228">
            <w:rPr>
              <w:rFonts w:ascii="Arial" w:hAnsi="Arial" w:cs="Arial"/>
            </w:rPr>
          </w:rPrChange>
        </w:rPr>
        <w:t xml:space="preserve">are </w:t>
      </w:r>
      <w:r w:rsidRPr="00CA0FFD" w:rsidR="00C94BAA">
        <w:rPr>
          <w:rFonts w:ascii="Arial" w:hAnsi="Arial" w:cs="Arial"/>
          <w:bCs/>
          <w:color w:val="000000" w:themeColor="text1"/>
          <w:rPrChange w:author="Ana Cristina Machado Russo" w:date="2025-12-29T10:13:00Z" w16du:dateUtc="2025-12-29T10:13:00Z" w:id="229">
            <w:rPr>
              <w:rFonts w:ascii="Arial" w:hAnsi="Arial" w:cs="Arial"/>
            </w:rPr>
          </w:rPrChange>
        </w:rPr>
        <w:t>sensitiv</w:t>
      </w:r>
      <w:r w:rsidRPr="00CA0FFD" w:rsidR="003F0961">
        <w:rPr>
          <w:rFonts w:ascii="Arial" w:hAnsi="Arial" w:cs="Arial"/>
          <w:bCs/>
          <w:color w:val="000000" w:themeColor="text1"/>
          <w:rPrChange w:author="Ana Cristina Machado Russo" w:date="2025-12-29T10:13:00Z" w16du:dateUtc="2025-12-29T10:13:00Z" w:id="230">
            <w:rPr>
              <w:rFonts w:ascii="Arial" w:hAnsi="Arial" w:cs="Arial"/>
            </w:rPr>
          </w:rPrChange>
        </w:rPr>
        <w:t xml:space="preserve">e </w:t>
      </w:r>
      <w:r w:rsidRPr="00CA0FFD" w:rsidR="00C94BAA">
        <w:rPr>
          <w:rFonts w:ascii="Arial" w:hAnsi="Arial" w:cs="Arial"/>
          <w:bCs/>
          <w:color w:val="000000" w:themeColor="text1"/>
          <w:rPrChange w:author="Ana Cristina Machado Russo" w:date="2025-12-29T10:13:00Z" w16du:dateUtc="2025-12-29T10:13:00Z" w:id="231">
            <w:rPr>
              <w:rFonts w:ascii="Arial" w:hAnsi="Arial" w:cs="Arial"/>
            </w:rPr>
          </w:rPrChange>
        </w:rPr>
        <w:t>to atmospheric pollu</w:t>
      </w:r>
      <w:r w:rsidRPr="00CA0FFD" w:rsidR="00EB4680">
        <w:rPr>
          <w:rFonts w:ascii="Arial" w:hAnsi="Arial" w:cs="Arial"/>
          <w:bCs/>
          <w:color w:val="000000" w:themeColor="text1"/>
          <w:rPrChange w:author="Ana Cristina Machado Russo" w:date="2025-12-29T10:13:00Z" w16du:dateUtc="2025-12-29T10:13:00Z" w:id="232">
            <w:rPr>
              <w:rFonts w:ascii="Arial" w:hAnsi="Arial" w:cs="Arial"/>
            </w:rPr>
          </w:rPrChange>
        </w:rPr>
        <w:t>tant accumulation</w:t>
      </w:r>
      <w:r w:rsidRPr="00CA0FFD" w:rsidR="00C94BAA">
        <w:rPr>
          <w:rFonts w:ascii="Arial" w:hAnsi="Arial" w:cs="Arial"/>
          <w:bCs/>
          <w:color w:val="000000" w:themeColor="text1"/>
          <w:rPrChange w:author="Ana Cristina Machado Russo" w:date="2025-12-29T10:13:00Z" w16du:dateUtc="2025-12-29T10:13:00Z" w:id="233">
            <w:rPr>
              <w:rFonts w:ascii="Arial" w:hAnsi="Arial" w:cs="Arial"/>
            </w:rPr>
          </w:rPrChange>
        </w:rPr>
        <w:t xml:space="preserve">, and </w:t>
      </w:r>
      <w:r w:rsidRPr="00CA0FFD" w:rsidR="00EB4680">
        <w:rPr>
          <w:rFonts w:ascii="Arial" w:hAnsi="Arial" w:cs="Arial"/>
          <w:bCs/>
          <w:color w:val="000000" w:themeColor="text1"/>
          <w:rPrChange w:author="Ana Cristina Machado Russo" w:date="2025-12-29T10:13:00Z" w16du:dateUtc="2025-12-29T10:13:00Z" w:id="234">
            <w:rPr>
              <w:rFonts w:ascii="Arial" w:hAnsi="Arial" w:cs="Arial"/>
            </w:rPr>
          </w:rPrChange>
        </w:rPr>
        <w:t xml:space="preserve">are particularly </w:t>
      </w:r>
      <w:r w:rsidRPr="00CA0FFD" w:rsidR="00C94BAA">
        <w:rPr>
          <w:rFonts w:ascii="Arial" w:hAnsi="Arial" w:cs="Arial"/>
          <w:bCs/>
          <w:color w:val="000000" w:themeColor="text1"/>
          <w:rPrChange w:author="Ana Cristina Machado Russo" w:date="2025-12-29T10:13:00Z" w16du:dateUtc="2025-12-29T10:13:00Z" w:id="235">
            <w:rPr>
              <w:rFonts w:ascii="Arial" w:hAnsi="Arial" w:cs="Arial"/>
            </w:rPr>
          </w:rPrChange>
        </w:rPr>
        <w:t>relevan</w:t>
      </w:r>
      <w:r w:rsidRPr="00CA0FFD" w:rsidR="00EB4680">
        <w:rPr>
          <w:rFonts w:ascii="Arial" w:hAnsi="Arial" w:cs="Arial"/>
          <w:bCs/>
          <w:color w:val="000000" w:themeColor="text1"/>
          <w:rPrChange w:author="Ana Cristina Machado Russo" w:date="2025-12-29T10:13:00Z" w16du:dateUtc="2025-12-29T10:13:00Z" w:id="236">
            <w:rPr>
              <w:rFonts w:ascii="Arial" w:hAnsi="Arial" w:cs="Arial"/>
            </w:rPr>
          </w:rPrChange>
        </w:rPr>
        <w:t>t</w:t>
      </w:r>
      <w:r w:rsidRPr="00CA0FFD" w:rsidR="00D23558">
        <w:rPr>
          <w:rFonts w:ascii="Arial" w:hAnsi="Arial" w:cs="Arial"/>
          <w:bCs/>
          <w:color w:val="000000" w:themeColor="text1"/>
          <w:rPrChange w:author="Ana Cristina Machado Russo" w:date="2025-12-29T10:13:00Z" w16du:dateUtc="2025-12-29T10:13:00Z" w:id="237">
            <w:rPr>
              <w:rFonts w:ascii="Arial" w:hAnsi="Arial" w:cs="Arial"/>
            </w:rPr>
          </w:rPrChange>
        </w:rPr>
        <w:t xml:space="preserve"> within the context of</w:t>
      </w:r>
      <w:r w:rsidRPr="00CA0FFD" w:rsidR="00C94BAA">
        <w:rPr>
          <w:rFonts w:ascii="Arial" w:hAnsi="Arial" w:cs="Arial"/>
          <w:bCs/>
          <w:color w:val="000000" w:themeColor="text1"/>
          <w:rPrChange w:author="Ana Cristina Machado Russo" w:date="2025-12-29T10:13:00Z" w16du:dateUtc="2025-12-29T10:13:00Z" w:id="238">
            <w:rPr>
              <w:rFonts w:ascii="Arial" w:hAnsi="Arial" w:cs="Arial"/>
            </w:rPr>
          </w:rPrChange>
        </w:rPr>
        <w:t xml:space="preserve"> Mediterranean climate dynamics</w:t>
      </w:r>
      <w:r w:rsidRPr="00CA0FFD" w:rsidR="00D23558">
        <w:rPr>
          <w:rFonts w:ascii="Arial" w:hAnsi="Arial" w:cs="Arial"/>
          <w:bCs/>
          <w:color w:val="000000" w:themeColor="text1"/>
          <w:rPrChange w:author="Ana Cristina Machado Russo" w:date="2025-12-29T10:13:00Z" w16du:dateUtc="2025-12-29T10:13:00Z" w:id="239">
            <w:rPr>
              <w:rFonts w:ascii="Arial" w:hAnsi="Arial" w:cs="Arial"/>
            </w:rPr>
          </w:rPrChange>
        </w:rPr>
        <w:t xml:space="preserve">. This selection provides </w:t>
      </w:r>
      <w:r w:rsidRPr="00CA0FFD" w:rsidR="00160167">
        <w:rPr>
          <w:rFonts w:ascii="Arial" w:hAnsi="Arial" w:cs="Arial"/>
          <w:bCs/>
          <w:color w:val="000000" w:themeColor="text1"/>
          <w:rPrChange w:author="Ana Cristina Machado Russo" w:date="2025-12-29T10:13:00Z" w16du:dateUtc="2025-12-29T10:13:00Z" w:id="240">
            <w:rPr>
              <w:rFonts w:ascii="Arial" w:hAnsi="Arial" w:cs="Arial"/>
            </w:rPr>
          </w:rPrChange>
        </w:rPr>
        <w:t xml:space="preserve">an ideal framework for analysing the interactions between </w:t>
      </w:r>
      <w:r w:rsidRPr="00CA0FFD" w:rsidR="007B302E">
        <w:rPr>
          <w:rFonts w:ascii="Arial" w:hAnsi="Arial" w:cs="Arial"/>
          <w:bCs/>
          <w:color w:val="000000" w:themeColor="text1"/>
          <w:rPrChange w:author="Ana Cristina Machado Russo" w:date="2025-12-29T10:13:00Z" w16du:dateUtc="2025-12-29T10:13:00Z" w:id="241">
            <w:rPr>
              <w:rFonts w:ascii="Arial" w:hAnsi="Arial" w:cs="Arial"/>
            </w:rPr>
          </w:rPrChange>
        </w:rPr>
        <w:t>wildfire activity and pollutant concentrations across diverse yet climate-vulnerable European regions</w:t>
      </w:r>
      <w:r w:rsidRPr="00CA0FFD" w:rsidR="0026284D">
        <w:rPr>
          <w:rFonts w:ascii="Arial" w:hAnsi="Arial" w:cs="Arial"/>
          <w:bCs/>
          <w:color w:val="000000" w:themeColor="text1"/>
          <w:rPrChange w:author="Ana Cristina Machado Russo" w:date="2025-12-29T10:13:00Z" w16du:dateUtc="2025-12-29T10:13:00Z" w:id="242">
            <w:rPr>
              <w:rFonts w:ascii="Arial" w:hAnsi="Arial" w:cs="Arial"/>
            </w:rPr>
          </w:rPrChange>
        </w:rPr>
        <w:t>.</w:t>
      </w:r>
    </w:p>
    <w:p w:rsidR="0001339B" w:rsidP="00CA0FFD" w:rsidRDefault="0001339B" w14:paraId="011000FE" w14:textId="77777777">
      <w:pPr>
        <w:keepNext/>
        <w:jc w:val="center"/>
      </w:pPr>
      <w:r w:rsidRPr="0001339B">
        <w:rPr>
          <w:noProof/>
        </w:rPr>
        <w:drawing>
          <wp:inline distT="0" distB="0" distL="0" distR="0" wp14:anchorId="59A2EEEC" wp14:editId="467E9C9B">
            <wp:extent cx="4822825" cy="3364811"/>
            <wp:effectExtent l="0" t="0" r="0" b="7620"/>
            <wp:docPr id="1089574695" name="Picture 1" descr="A map of europe with a red and blu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74695" name="Picture 1" descr="A map of europe with a red and blue map&#10;&#10;AI-generated content may be incorrect."/>
                    <pic:cNvPicPr/>
                  </pic:nvPicPr>
                  <pic:blipFill>
                    <a:blip r:embed="rId17"/>
                    <a:stretch>
                      <a:fillRect/>
                    </a:stretch>
                  </pic:blipFill>
                  <pic:spPr>
                    <a:xfrm>
                      <a:off x="0" y="0"/>
                      <a:ext cx="4849561" cy="3383464"/>
                    </a:xfrm>
                    <a:prstGeom prst="rect">
                      <a:avLst/>
                    </a:prstGeom>
                  </pic:spPr>
                </pic:pic>
              </a:graphicData>
            </a:graphic>
          </wp:inline>
        </w:drawing>
      </w:r>
    </w:p>
    <w:p w:rsidRPr="00DD564A" w:rsidR="005860CA" w:rsidP="00242C61" w:rsidRDefault="0001339B" w14:paraId="71AE818A" w14:textId="44CC5C95">
      <w:pPr>
        <w:pStyle w:val="Caption"/>
        <w:jc w:val="both"/>
        <w:rPr>
          <w:rFonts w:ascii="Arial" w:hAnsi="Arial" w:cs="Arial"/>
          <w:i w:val="0"/>
          <w:iCs w:val="0"/>
          <w:color w:val="auto"/>
        </w:rPr>
        <w:pPrChange w:author="Ana Cristina Machado Russo" w:date="2025-12-29T09:43:00Z" w16du:dateUtc="2025-12-29T09:43:00Z" w:id="243">
          <w:pPr>
            <w:pStyle w:val="Caption"/>
            <w:jc w:val="center"/>
          </w:pPr>
        </w:pPrChange>
      </w:pPr>
      <w:bookmarkStart w:name="_Toc216957237" w:id="244"/>
      <w:r w:rsidRPr="00DD564A">
        <w:rPr>
          <w:rFonts w:ascii="Arial" w:hAnsi="Arial" w:cs="Arial"/>
          <w:i w:val="0"/>
          <w:iCs w:val="0"/>
          <w:color w:val="auto"/>
        </w:rPr>
        <w:t xml:space="preserve">Figure </w:t>
      </w:r>
      <w:r w:rsidRPr="00DD564A">
        <w:rPr>
          <w:rFonts w:ascii="Arial" w:hAnsi="Arial" w:cs="Arial"/>
          <w:i w:val="0"/>
          <w:iCs w:val="0"/>
          <w:color w:val="auto"/>
        </w:rPr>
        <w:fldChar w:fldCharType="begin"/>
      </w:r>
      <w:r w:rsidRPr="00DD564A">
        <w:rPr>
          <w:rFonts w:ascii="Arial" w:hAnsi="Arial" w:cs="Arial"/>
          <w:i w:val="0"/>
          <w:iCs w:val="0"/>
          <w:color w:val="auto"/>
        </w:rPr>
        <w:instrText xml:space="preserve"> SEQ Figure \* ARABIC </w:instrText>
      </w:r>
      <w:r w:rsidRPr="00DD564A">
        <w:rPr>
          <w:rFonts w:ascii="Arial" w:hAnsi="Arial" w:cs="Arial"/>
          <w:i w:val="0"/>
          <w:iCs w:val="0"/>
          <w:color w:val="auto"/>
        </w:rPr>
        <w:fldChar w:fldCharType="separate"/>
      </w:r>
      <w:r w:rsidRPr="00DD564A" w:rsidR="00295D01">
        <w:rPr>
          <w:rFonts w:ascii="Arial" w:hAnsi="Arial" w:cs="Arial"/>
          <w:i w:val="0"/>
          <w:iCs w:val="0"/>
          <w:noProof/>
          <w:color w:val="auto"/>
        </w:rPr>
        <w:t>1</w:t>
      </w:r>
      <w:r w:rsidRPr="00DD564A">
        <w:rPr>
          <w:rFonts w:ascii="Arial" w:hAnsi="Arial" w:cs="Arial"/>
          <w:i w:val="0"/>
          <w:iCs w:val="0"/>
          <w:color w:val="auto"/>
        </w:rPr>
        <w:fldChar w:fldCharType="end"/>
      </w:r>
      <w:r w:rsidRPr="00DD564A">
        <w:rPr>
          <w:rFonts w:ascii="Arial" w:hAnsi="Arial" w:cs="Arial"/>
          <w:i w:val="0"/>
          <w:iCs w:val="0"/>
          <w:color w:val="auto"/>
        </w:rPr>
        <w:t xml:space="preserve"> - Regions defined for the current study within the chosen study area</w:t>
      </w:r>
      <w:r w:rsidR="00CC7E1A">
        <w:rPr>
          <w:rFonts w:ascii="Arial" w:hAnsi="Arial" w:cs="Arial"/>
          <w:i w:val="0"/>
          <w:iCs w:val="0"/>
          <w:color w:val="auto"/>
        </w:rPr>
        <w:t xml:space="preserve"> – Portugal, Spain, Italy and Greece</w:t>
      </w:r>
      <w:bookmarkEnd w:id="244"/>
    </w:p>
    <w:p w:rsidR="00CA0FFD" w:rsidP="00CA0FFD" w:rsidRDefault="00CA0FFD" w14:paraId="6039FA46" w14:textId="77777777">
      <w:pPr>
        <w:spacing w:line="360" w:lineRule="auto"/>
        <w:jc w:val="both"/>
        <w:rPr>
          <w:ins w:author="Ana Cristina Machado Russo" w:date="2025-12-29T10:14:00Z" w16du:dateUtc="2025-12-29T10:14:00Z" w:id="245"/>
          <w:rFonts w:ascii="Arial" w:hAnsi="Arial" w:cs="Arial"/>
          <w:bCs/>
          <w:color w:val="000000" w:themeColor="text1"/>
        </w:rPr>
      </w:pPr>
    </w:p>
    <w:p w:rsidR="00156068" w:rsidP="00CA0FFD" w:rsidRDefault="00115A28" w14:paraId="5E136B08" w14:textId="513FE265">
      <w:pPr>
        <w:spacing w:line="360" w:lineRule="auto"/>
        <w:jc w:val="both"/>
        <w:rPr>
          <w:rFonts w:ascii="Arial" w:hAnsi="Arial" w:cs="Arial"/>
        </w:rPr>
        <w:pPrChange w:author="Ana Cristina Machado Russo" w:date="2025-12-29T10:14:00Z" w16du:dateUtc="2025-12-29T10:14:00Z" w:id="246">
          <w:pPr/>
        </w:pPrChange>
      </w:pPr>
      <w:r w:rsidRPr="00CA0FFD">
        <w:rPr>
          <w:rFonts w:ascii="Arial" w:hAnsi="Arial" w:cs="Arial"/>
          <w:bCs/>
          <w:color w:val="000000" w:themeColor="text1"/>
          <w:rPrChange w:author="Ana Cristina Machado Russo" w:date="2025-12-29T10:14:00Z" w16du:dateUtc="2025-12-29T10:14:00Z" w:id="247">
            <w:rPr>
              <w:rFonts w:ascii="Arial" w:hAnsi="Arial" w:cs="Arial"/>
            </w:rPr>
          </w:rPrChange>
        </w:rPr>
        <w:t xml:space="preserve">While examining the </w:t>
      </w:r>
      <w:r w:rsidRPr="00CA0FFD" w:rsidR="00242068">
        <w:rPr>
          <w:rFonts w:ascii="Arial" w:hAnsi="Arial" w:cs="Arial"/>
          <w:bCs/>
          <w:color w:val="000000" w:themeColor="text1"/>
          <w:rPrChange w:author="Ana Cristina Machado Russo" w:date="2025-12-29T10:14:00Z" w16du:dateUtc="2025-12-29T10:14:00Z" w:id="248">
            <w:rPr>
              <w:rFonts w:ascii="Arial" w:hAnsi="Arial" w:cs="Arial"/>
            </w:rPr>
          </w:rPrChange>
        </w:rPr>
        <w:t>study area, it is impossible to overlook the devastatin</w:t>
      </w:r>
      <w:r w:rsidRPr="00CA0FFD" w:rsidR="00837FF1">
        <w:rPr>
          <w:rFonts w:ascii="Arial" w:hAnsi="Arial" w:cs="Arial"/>
          <w:bCs/>
          <w:color w:val="000000" w:themeColor="text1"/>
          <w:rPrChange w:author="Ana Cristina Machado Russo" w:date="2025-12-29T10:14:00Z" w16du:dateUtc="2025-12-29T10:14:00Z" w:id="249">
            <w:rPr>
              <w:rFonts w:ascii="Arial" w:hAnsi="Arial" w:cs="Arial"/>
            </w:rPr>
          </w:rPrChange>
        </w:rPr>
        <w:t>g</w:t>
      </w:r>
      <w:r w:rsidRPr="00CA0FFD" w:rsidR="00242068">
        <w:rPr>
          <w:rFonts w:ascii="Arial" w:hAnsi="Arial" w:cs="Arial"/>
          <w:bCs/>
          <w:color w:val="000000" w:themeColor="text1"/>
          <w:rPrChange w:author="Ana Cristina Machado Russo" w:date="2025-12-29T10:14:00Z" w16du:dateUtc="2025-12-29T10:14:00Z" w:id="250">
            <w:rPr>
              <w:rFonts w:ascii="Arial" w:hAnsi="Arial" w:cs="Arial"/>
            </w:rPr>
          </w:rPrChange>
        </w:rPr>
        <w:t xml:space="preserve"> history of catastrophic wildfires that have marked </w:t>
      </w:r>
      <w:r w:rsidRPr="00CA0FFD" w:rsidR="00196E1D">
        <w:rPr>
          <w:rFonts w:ascii="Arial" w:hAnsi="Arial" w:cs="Arial"/>
          <w:bCs/>
          <w:color w:val="000000" w:themeColor="text1"/>
          <w:rPrChange w:author="Ana Cristina Machado Russo" w:date="2025-12-29T10:14:00Z" w16du:dateUtc="2025-12-29T10:14:00Z" w:id="251">
            <w:rPr>
              <w:rFonts w:ascii="Arial" w:hAnsi="Arial" w:cs="Arial"/>
            </w:rPr>
          </w:rPrChange>
        </w:rPr>
        <w:t>all chosen countries. Each one has endured tragic fire events that not only results in severe ecological losses</w:t>
      </w:r>
      <w:ins w:author="Ana Cristina Machado Russo" w:date="2025-12-29T10:14:00Z" w16du:dateUtc="2025-12-29T10:14:00Z" w:id="252">
        <w:r w:rsidR="00CA0FFD">
          <w:rPr>
            <w:rFonts w:ascii="Arial" w:hAnsi="Arial" w:cs="Arial"/>
            <w:bCs/>
            <w:color w:val="000000" w:themeColor="text1"/>
          </w:rPr>
          <w:t>,</w:t>
        </w:r>
      </w:ins>
      <w:r w:rsidRPr="00CA0FFD" w:rsidR="00196E1D">
        <w:rPr>
          <w:rFonts w:ascii="Arial" w:hAnsi="Arial" w:cs="Arial"/>
          <w:bCs/>
          <w:color w:val="000000" w:themeColor="text1"/>
          <w:rPrChange w:author="Ana Cristina Machado Russo" w:date="2025-12-29T10:14:00Z" w16du:dateUtc="2025-12-29T10:14:00Z" w:id="253">
            <w:rPr>
              <w:rFonts w:ascii="Arial" w:hAnsi="Arial" w:cs="Arial"/>
            </w:rPr>
          </w:rPrChange>
        </w:rPr>
        <w:t xml:space="preserve"> but also </w:t>
      </w:r>
      <w:r w:rsidRPr="00CA0FFD" w:rsidR="00550CF5">
        <w:rPr>
          <w:rFonts w:ascii="Arial" w:hAnsi="Arial" w:cs="Arial"/>
          <w:bCs/>
          <w:color w:val="000000" w:themeColor="text1"/>
          <w:rPrChange w:author="Ana Cristina Machado Russo" w:date="2025-12-29T10:14:00Z" w16du:dateUtc="2025-12-29T10:14:00Z" w:id="254">
            <w:rPr>
              <w:rFonts w:ascii="Arial" w:hAnsi="Arial" w:cs="Arial"/>
            </w:rPr>
          </w:rPrChange>
        </w:rPr>
        <w:t xml:space="preserve">claimed human lives and </w:t>
      </w:r>
      <w:r w:rsidRPr="00CA0FFD" w:rsidR="00C54B95">
        <w:rPr>
          <w:rFonts w:ascii="Arial" w:hAnsi="Arial" w:cs="Arial"/>
          <w:bCs/>
          <w:color w:val="000000" w:themeColor="text1"/>
          <w:rPrChange w:author="Ana Cristina Machado Russo" w:date="2025-12-29T10:14:00Z" w16du:dateUtc="2025-12-29T10:14:00Z" w:id="255">
            <w:rPr>
              <w:rFonts w:ascii="Arial" w:hAnsi="Arial" w:cs="Arial"/>
            </w:rPr>
          </w:rPrChange>
        </w:rPr>
        <w:t xml:space="preserve">destroyed </w:t>
      </w:r>
      <w:r w:rsidRPr="00CA0FFD" w:rsidR="009B2DEE">
        <w:rPr>
          <w:rFonts w:ascii="Arial" w:hAnsi="Arial" w:cs="Arial"/>
          <w:bCs/>
          <w:color w:val="000000" w:themeColor="text1"/>
          <w:rPrChange w:author="Ana Cristina Machado Russo" w:date="2025-12-29T10:14:00Z" w16du:dateUtc="2025-12-29T10:14:00Z" w:id="256">
            <w:rPr>
              <w:rFonts w:ascii="Arial" w:hAnsi="Arial" w:cs="Arial"/>
            </w:rPr>
          </w:rPrChange>
        </w:rPr>
        <w:t>homes, agricultural lands, pastures and other critical infrastructures</w:t>
      </w:r>
      <w:r w:rsidRPr="00CA0FFD" w:rsidR="00452787">
        <w:rPr>
          <w:rFonts w:ascii="Arial" w:hAnsi="Arial" w:cs="Arial"/>
          <w:bCs/>
          <w:color w:val="000000" w:themeColor="text1"/>
          <w:rPrChange w:author="Ana Cristina Machado Russo" w:date="2025-12-29T10:14:00Z" w16du:dateUtc="2025-12-29T10:14:00Z" w:id="257">
            <w:rPr>
              <w:rFonts w:ascii="Arial" w:hAnsi="Arial" w:cs="Arial"/>
            </w:rPr>
          </w:rPrChange>
        </w:rPr>
        <w:t xml:space="preserve">. Portugal, for instance, </w:t>
      </w:r>
      <w:r w:rsidRPr="00CA0FFD" w:rsidR="00F42296">
        <w:rPr>
          <w:rFonts w:ascii="Arial" w:hAnsi="Arial" w:cs="Arial"/>
          <w:bCs/>
          <w:color w:val="000000" w:themeColor="text1"/>
          <w:rPrChange w:author="Ana Cristina Machado Russo" w:date="2025-12-29T10:14:00Z" w16du:dateUtc="2025-12-29T10:14:00Z" w:id="258">
            <w:rPr>
              <w:rFonts w:ascii="Arial" w:hAnsi="Arial" w:cs="Arial"/>
            </w:rPr>
          </w:rPrChange>
        </w:rPr>
        <w:t>experienced one of the deadliest fire seasons in 2017</w:t>
      </w:r>
      <w:r w:rsidRPr="00CA0FFD" w:rsidR="006444F3">
        <w:rPr>
          <w:rFonts w:ascii="Arial" w:hAnsi="Arial" w:cs="Arial"/>
          <w:bCs/>
          <w:color w:val="000000" w:themeColor="text1"/>
          <w:rPrChange w:author="Ana Cristina Machado Russo" w:date="2025-12-29T10:14:00Z" w16du:dateUtc="2025-12-29T10:14:00Z" w:id="259">
            <w:rPr>
              <w:rFonts w:ascii="Arial" w:hAnsi="Arial" w:cs="Arial"/>
            </w:rPr>
          </w:rPrChange>
        </w:rPr>
        <w:t xml:space="preserve">, where </w:t>
      </w:r>
      <w:r w:rsidRPr="00CA0FFD" w:rsidR="002800D2">
        <w:rPr>
          <w:rFonts w:ascii="Arial" w:hAnsi="Arial" w:cs="Arial"/>
          <w:bCs/>
          <w:color w:val="000000" w:themeColor="text1"/>
          <w:rPrChange w:author="Ana Cristina Machado Russo" w:date="2025-12-29T10:14:00Z" w16du:dateUtc="2025-12-29T10:14:00Z" w:id="260">
            <w:rPr>
              <w:rFonts w:ascii="Arial" w:hAnsi="Arial" w:cs="Arial"/>
            </w:rPr>
          </w:rPrChange>
        </w:rPr>
        <w:t>64 people were killed</w:t>
      </w:r>
      <w:r w:rsidRPr="00CA0FFD" w:rsidR="00286468">
        <w:rPr>
          <w:rFonts w:ascii="Arial" w:hAnsi="Arial" w:cs="Arial"/>
          <w:bCs/>
          <w:color w:val="000000" w:themeColor="text1"/>
          <w:rPrChange w:author="Ana Cristina Machado Russo" w:date="2025-12-29T10:14:00Z" w16du:dateUtc="2025-12-29T10:14:00Z" w:id="261">
            <w:rPr>
              <w:rFonts w:ascii="Arial" w:hAnsi="Arial" w:cs="Arial"/>
            </w:rPr>
          </w:rPrChange>
        </w:rPr>
        <w:t xml:space="preserve"> and more than 250 injured</w:t>
      </w:r>
      <w:r w:rsidRPr="00CA0FFD" w:rsidR="005F5FD3">
        <w:rPr>
          <w:rFonts w:ascii="Arial" w:hAnsi="Arial" w:cs="Arial"/>
          <w:bCs/>
          <w:color w:val="000000" w:themeColor="text1"/>
          <w:rPrChange w:author="Ana Cristina Machado Russo" w:date="2025-12-29T10:14:00Z" w16du:dateUtc="2025-12-29T10:14:00Z" w:id="262">
            <w:rPr>
              <w:rFonts w:ascii="Arial" w:hAnsi="Arial" w:cs="Arial"/>
            </w:rPr>
          </w:rPrChange>
        </w:rPr>
        <w:t xml:space="preserve">, </w:t>
      </w:r>
      <w:r w:rsidRPr="00CA0FFD" w:rsidR="007D375D">
        <w:rPr>
          <w:rFonts w:ascii="Arial" w:hAnsi="Arial" w:cs="Arial"/>
          <w:bCs/>
          <w:color w:val="000000" w:themeColor="text1"/>
          <w:rPrChange w:author="Ana Cristina Machado Russo" w:date="2025-12-29T10:14:00Z" w16du:dateUtc="2025-12-29T10:14:00Z" w:id="263">
            <w:rPr>
              <w:rFonts w:ascii="Arial" w:hAnsi="Arial" w:cs="Arial"/>
            </w:rPr>
          </w:rPrChange>
        </w:rPr>
        <w:t>and 30 000 hectares of land burned over 5 days.</w:t>
      </w:r>
      <w:r w:rsidRPr="00CA0FFD" w:rsidR="00286468">
        <w:rPr>
          <w:rFonts w:ascii="Arial" w:hAnsi="Arial" w:cs="Arial"/>
          <w:bCs/>
          <w:color w:val="000000" w:themeColor="text1"/>
          <w:rPrChange w:author="Ana Cristina Machado Russo" w:date="2025-12-29T10:14:00Z" w16du:dateUtc="2025-12-29T10:14:00Z" w:id="264">
            <w:rPr>
              <w:rFonts w:ascii="Arial" w:hAnsi="Arial" w:cs="Arial"/>
            </w:rPr>
          </w:rPrChange>
        </w:rPr>
        <w:t xml:space="preserve"> </w:t>
      </w:r>
      <w:r w:rsidRPr="00CA0FFD" w:rsidR="00AF272A">
        <w:rPr>
          <w:rFonts w:ascii="Arial" w:hAnsi="Arial" w:cs="Arial"/>
          <w:bCs/>
          <w:color w:val="000000" w:themeColor="text1"/>
          <w:rPrChange w:author="Ana Cristina Machado Russo" w:date="2025-12-29T10:14:00Z" w16du:dateUtc="2025-12-29T10:14:00Z" w:id="265">
            <w:rPr>
              <w:rFonts w:ascii="Arial" w:hAnsi="Arial" w:cs="Arial"/>
            </w:rPr>
          </w:rPrChange>
        </w:rPr>
        <w:t xml:space="preserve">Other devastating </w:t>
      </w:r>
      <w:r w:rsidRPr="00CA0FFD" w:rsidR="006130E5">
        <w:rPr>
          <w:rFonts w:ascii="Arial" w:hAnsi="Arial" w:cs="Arial"/>
          <w:bCs/>
          <w:color w:val="000000" w:themeColor="text1"/>
          <w:rPrChange w:author="Ana Cristina Machado Russo" w:date="2025-12-29T10:14:00Z" w16du:dateUtc="2025-12-29T10:14:00Z" w:id="266">
            <w:rPr>
              <w:rFonts w:ascii="Arial" w:hAnsi="Arial" w:cs="Arial"/>
            </w:rPr>
          </w:rPrChange>
        </w:rPr>
        <w:t>fires were registered in the years of</w:t>
      </w:r>
      <w:r w:rsidRPr="00CA0FFD" w:rsidR="00866669">
        <w:rPr>
          <w:rFonts w:ascii="Arial" w:hAnsi="Arial" w:cs="Arial"/>
          <w:bCs/>
          <w:color w:val="000000" w:themeColor="text1"/>
          <w:rPrChange w:author="Ana Cristina Machado Russo" w:date="2025-12-29T10:14:00Z" w16du:dateUtc="2025-12-29T10:14:00Z" w:id="267">
            <w:rPr>
              <w:rFonts w:ascii="Arial" w:hAnsi="Arial" w:cs="Arial"/>
            </w:rPr>
          </w:rPrChange>
        </w:rPr>
        <w:t xml:space="preserve"> 2024,</w:t>
      </w:r>
      <w:r w:rsidRPr="00CA0FFD" w:rsidR="006130E5">
        <w:rPr>
          <w:rFonts w:ascii="Arial" w:hAnsi="Arial" w:cs="Arial"/>
          <w:bCs/>
          <w:color w:val="000000" w:themeColor="text1"/>
          <w:rPrChange w:author="Ana Cristina Machado Russo" w:date="2025-12-29T10:14:00Z" w16du:dateUtc="2025-12-29T10:14:00Z" w:id="268">
            <w:rPr>
              <w:rFonts w:ascii="Arial" w:hAnsi="Arial" w:cs="Arial"/>
            </w:rPr>
          </w:rPrChange>
        </w:rPr>
        <w:t xml:space="preserve"> 2005 and </w:t>
      </w:r>
      <w:r w:rsidRPr="00CA0FFD" w:rsidR="006130E5">
        <w:rPr>
          <w:rFonts w:ascii="Arial" w:hAnsi="Arial" w:cs="Arial"/>
          <w:bCs/>
          <w:color w:val="000000" w:themeColor="text1"/>
          <w:highlight w:val="yellow"/>
          <w:rPrChange w:author="Ana Cristina Machado Russo" w:date="2025-12-29T10:16:00Z" w16du:dateUtc="2025-12-29T10:16:00Z" w:id="269">
            <w:rPr>
              <w:rFonts w:ascii="Arial" w:hAnsi="Arial" w:cs="Arial"/>
            </w:rPr>
          </w:rPrChange>
        </w:rPr>
        <w:t xml:space="preserve">2003 </w:t>
      </w:r>
      <w:commentRangeStart w:id="270"/>
      <w:sdt>
        <w:sdtPr>
          <w:rPr>
            <w:rFonts w:ascii="Arial" w:hAnsi="Arial" w:cs="Arial"/>
            <w:bCs/>
            <w:color w:val="000000" w:themeColor="text1"/>
            <w:highlight w:val="yellow"/>
            <w:rPrChange w:author="Ana Cristina Machado Russo" w:date="2025-12-29T10:16:00Z" w16du:dateUtc="2025-12-29T10:16:00Z" w:id="271">
              <w:rPr>
                <w:rFonts w:ascii="Arial" w:hAnsi="Arial" w:cs="Arial"/>
              </w:rPr>
            </w:rPrChange>
          </w:rPr>
          <w:id w:val="-1574730322"/>
          <w:citation/>
        </w:sdtPr>
        <w:sdtContent>
          <w:r w:rsidRPr="00CA0FFD" w:rsidR="006130E5">
            <w:rPr>
              <w:rFonts w:ascii="Arial" w:hAnsi="Arial" w:cs="Arial"/>
              <w:bCs/>
              <w:color w:val="000000" w:themeColor="text1"/>
              <w:highlight w:val="yellow"/>
              <w:rPrChange w:author="Ana Cristina Machado Russo" w:date="2025-12-29T10:16:00Z" w16du:dateUtc="2025-12-29T10:16:00Z" w:id="272">
                <w:rPr>
                  <w:rFonts w:ascii="Arial" w:hAnsi="Arial" w:cs="Arial"/>
                  <w:color w:val="2F5496" w:themeColor="accent1" w:themeShade="BF"/>
                </w:rPr>
              </w:rPrChange>
            </w:rPr>
            <w:fldChar w:fldCharType="begin"/>
          </w:r>
          <w:r w:rsidRPr="00CA0FFD" w:rsidR="006130E5">
            <w:rPr>
              <w:rFonts w:ascii="Arial" w:hAnsi="Arial" w:cs="Arial"/>
              <w:bCs/>
              <w:color w:val="000000" w:themeColor="text1"/>
              <w:highlight w:val="yellow"/>
              <w:rPrChange w:author="Ana Cristina Machado Russo" w:date="2025-12-29T10:16:00Z" w16du:dateUtc="2025-12-29T10:16:00Z" w:id="273">
                <w:rPr>
                  <w:rFonts w:ascii="Arial" w:hAnsi="Arial" w:cs="Arial"/>
                  <w:color w:val="2F5496" w:themeColor="accent1" w:themeShade="BF"/>
                </w:rPr>
              </w:rPrChange>
            </w:rPr>
            <w:instrText xml:space="preserve">CITATION Placeholder1 \l 2070 </w:instrText>
          </w:r>
          <w:r w:rsidRPr="00CA0FFD" w:rsidR="006130E5">
            <w:rPr>
              <w:rFonts w:ascii="Arial" w:hAnsi="Arial" w:cs="Arial"/>
              <w:bCs/>
              <w:color w:val="000000" w:themeColor="text1"/>
              <w:highlight w:val="yellow"/>
              <w:rPrChange w:author="Ana Cristina Machado Russo" w:date="2025-12-29T10:16:00Z" w16du:dateUtc="2025-12-29T10:16:00Z" w:id="274">
                <w:rPr>
                  <w:rFonts w:ascii="Arial" w:hAnsi="Arial" w:cs="Arial"/>
                  <w:color w:val="2F5496" w:themeColor="accent1" w:themeShade="BF"/>
                </w:rPr>
              </w:rPrChange>
            </w:rPr>
            <w:fldChar w:fldCharType="separate"/>
          </w:r>
          <w:r w:rsidRPr="00CA0FFD" w:rsidR="006130E5">
            <w:rPr>
              <w:rFonts w:ascii="Arial" w:hAnsi="Arial" w:cs="Arial"/>
              <w:bCs/>
              <w:color w:val="000000" w:themeColor="text1"/>
              <w:highlight w:val="yellow"/>
              <w:rPrChange w:author="Ana Cristina Machado Russo" w:date="2025-12-29T10:16:00Z" w16du:dateUtc="2025-12-29T10:16:00Z" w:id="275">
                <w:rPr>
                  <w:rFonts w:ascii="Arial" w:hAnsi="Arial" w:cs="Arial"/>
                  <w:noProof/>
                  <w:color w:val="2F5496" w:themeColor="accent1" w:themeShade="BF"/>
                </w:rPr>
              </w:rPrChange>
            </w:rPr>
            <w:t>(Expatica, 2025)</w:t>
          </w:r>
          <w:r w:rsidRPr="00CA0FFD" w:rsidR="006130E5">
            <w:rPr>
              <w:rFonts w:ascii="Arial" w:hAnsi="Arial" w:cs="Arial"/>
              <w:bCs/>
              <w:color w:val="000000" w:themeColor="text1"/>
              <w:highlight w:val="yellow"/>
              <w:rPrChange w:author="Ana Cristina Machado Russo" w:date="2025-12-29T10:16:00Z" w16du:dateUtc="2025-12-29T10:16:00Z" w:id="276">
                <w:rPr>
                  <w:rFonts w:ascii="Arial" w:hAnsi="Arial" w:cs="Arial"/>
                  <w:color w:val="2F5496" w:themeColor="accent1" w:themeShade="BF"/>
                </w:rPr>
              </w:rPrChange>
            </w:rPr>
            <w:fldChar w:fldCharType="end"/>
          </w:r>
        </w:sdtContent>
      </w:sdt>
      <w:commentRangeEnd w:id="270"/>
      <w:r w:rsidRPr="00CA0FFD" w:rsidR="00CA0FFD">
        <w:rPr>
          <w:rStyle w:val="CommentReference"/>
          <w:rFonts w:ascii="Arial" w:hAnsi="Arial" w:cs="Arial"/>
          <w:bCs/>
          <w:color w:val="000000" w:themeColor="text1"/>
          <w:sz w:val="22"/>
          <w:szCs w:val="22"/>
          <w:highlight w:val="yellow"/>
          <w:rPrChange w:author="Ana Cristina Machado Russo" w:date="2025-12-29T10:16:00Z" w16du:dateUtc="2025-12-29T10:16:00Z" w:id="277">
            <w:rPr>
              <w:rStyle w:val="CommentReference"/>
              <w:rFonts w:ascii="Arial" w:hAnsi="Arial" w:cs="Arial"/>
              <w:sz w:val="22"/>
              <w:szCs w:val="22"/>
            </w:rPr>
          </w:rPrChange>
        </w:rPr>
        <w:commentReference w:id="270"/>
      </w:r>
      <w:r w:rsidRPr="00CA0FFD" w:rsidR="006130E5">
        <w:rPr>
          <w:rFonts w:ascii="Arial" w:hAnsi="Arial" w:cs="Arial"/>
          <w:bCs/>
          <w:color w:val="000000" w:themeColor="text1"/>
          <w:highlight w:val="yellow"/>
          <w:rPrChange w:author="Ana Cristina Machado Russo" w:date="2025-12-29T10:16:00Z" w16du:dateUtc="2025-12-29T10:16:00Z" w:id="278">
            <w:rPr>
              <w:rFonts w:ascii="Arial" w:hAnsi="Arial" w:cs="Arial"/>
            </w:rPr>
          </w:rPrChange>
        </w:rPr>
        <w:t>.</w:t>
      </w:r>
      <w:r w:rsidRPr="00CA0FFD" w:rsidR="006130E5">
        <w:rPr>
          <w:rFonts w:ascii="Arial" w:hAnsi="Arial" w:cs="Arial"/>
          <w:bCs/>
          <w:color w:val="000000" w:themeColor="text1"/>
          <w:rPrChange w:author="Ana Cristina Machado Russo" w:date="2025-12-29T10:14:00Z" w16du:dateUtc="2025-12-29T10:14:00Z" w:id="279">
            <w:rPr>
              <w:rFonts w:ascii="Arial" w:hAnsi="Arial" w:cs="Arial"/>
            </w:rPr>
          </w:rPrChange>
        </w:rPr>
        <w:t xml:space="preserve"> </w:t>
      </w:r>
      <w:r w:rsidRPr="00CA0FFD" w:rsidR="009679A2">
        <w:rPr>
          <w:rFonts w:ascii="Arial" w:hAnsi="Arial" w:cs="Arial"/>
          <w:bCs/>
          <w:color w:val="000000" w:themeColor="text1"/>
          <w:rPrChange w:author="Ana Cristina Machado Russo" w:date="2025-12-29T10:14:00Z" w16du:dateUtc="2025-12-29T10:14:00Z" w:id="280">
            <w:rPr>
              <w:rFonts w:ascii="Arial" w:hAnsi="Arial" w:cs="Arial"/>
            </w:rPr>
          </w:rPrChange>
        </w:rPr>
        <w:t xml:space="preserve">Spain has likewise </w:t>
      </w:r>
      <w:r w:rsidRPr="00CA0FFD" w:rsidR="009679A2">
        <w:rPr>
          <w:rFonts w:ascii="Arial" w:hAnsi="Arial" w:cs="Arial"/>
          <w:bCs/>
          <w:color w:val="000000" w:themeColor="text1"/>
          <w:rPrChange w:author="Ana Cristina Machado Russo" w:date="2025-12-29T10:14:00Z" w16du:dateUtc="2025-12-29T10:14:00Z" w:id="281">
            <w:rPr>
              <w:rFonts w:ascii="Arial" w:hAnsi="Arial" w:cs="Arial"/>
            </w:rPr>
          </w:rPrChange>
        </w:rPr>
        <w:t>faced severe wildfire</w:t>
      </w:r>
      <w:r w:rsidRPr="00CA0FFD" w:rsidR="00A3730B">
        <w:rPr>
          <w:rFonts w:ascii="Arial" w:hAnsi="Arial" w:cs="Arial"/>
          <w:bCs/>
          <w:color w:val="000000" w:themeColor="text1"/>
          <w:rPrChange w:author="Ana Cristina Machado Russo" w:date="2025-12-29T10:14:00Z" w16du:dateUtc="2025-12-29T10:14:00Z" w:id="282">
            <w:rPr>
              <w:rFonts w:ascii="Arial" w:hAnsi="Arial" w:cs="Arial"/>
            </w:rPr>
          </w:rPrChange>
        </w:rPr>
        <w:t xml:space="preserve"> disasters, such as </w:t>
      </w:r>
      <w:r w:rsidRPr="00CA0FFD" w:rsidR="008D4A5B">
        <w:rPr>
          <w:rFonts w:ascii="Arial" w:hAnsi="Arial" w:cs="Arial"/>
          <w:bCs/>
          <w:color w:val="000000" w:themeColor="text1"/>
          <w:rPrChange w:author="Ana Cristina Machado Russo" w:date="2025-12-29T10:14:00Z" w16du:dateUtc="2025-12-29T10:14:00Z" w:id="283">
            <w:rPr>
              <w:rFonts w:ascii="Arial" w:hAnsi="Arial" w:cs="Arial"/>
            </w:rPr>
          </w:rPrChange>
        </w:rPr>
        <w:t xml:space="preserve">in the summer of 2012, due to </w:t>
      </w:r>
      <w:r w:rsidRPr="00CA0FFD" w:rsidR="009C4894">
        <w:rPr>
          <w:rFonts w:ascii="Arial" w:hAnsi="Arial" w:cs="Arial"/>
          <w:bCs/>
          <w:color w:val="000000" w:themeColor="text1"/>
          <w:rPrChange w:author="Ana Cristina Machado Russo" w:date="2025-12-29T10:14:00Z" w16du:dateUtc="2025-12-29T10:14:00Z" w:id="284">
            <w:rPr>
              <w:rFonts w:ascii="Arial" w:hAnsi="Arial" w:cs="Arial"/>
            </w:rPr>
          </w:rPrChange>
        </w:rPr>
        <w:t>a welding negligence and combined with strong winds and high temperatures, more than 30 000 hectares burn</w:t>
      </w:r>
      <w:r w:rsidRPr="00CA0FFD" w:rsidR="00DE4C7C">
        <w:rPr>
          <w:rFonts w:ascii="Arial" w:hAnsi="Arial" w:cs="Arial"/>
          <w:bCs/>
          <w:color w:val="000000" w:themeColor="text1"/>
          <w:rPrChange w:author="Ana Cristina Machado Russo" w:date="2025-12-29T10:14:00Z" w16du:dateUtc="2025-12-29T10:14:00Z" w:id="285">
            <w:rPr>
              <w:rFonts w:ascii="Arial" w:hAnsi="Arial" w:cs="Arial"/>
            </w:rPr>
          </w:rPrChange>
        </w:rPr>
        <w:t>t. At the same time this fire</w:t>
      </w:r>
      <w:r w:rsidRPr="00CA0FFD" w:rsidR="004E3728">
        <w:rPr>
          <w:rFonts w:ascii="Arial" w:hAnsi="Arial" w:cs="Arial"/>
          <w:bCs/>
          <w:color w:val="000000" w:themeColor="text1"/>
          <w:rPrChange w:author="Ana Cristina Machado Russo" w:date="2025-12-29T10:14:00Z" w16du:dateUtc="2025-12-29T10:14:00Z" w:id="286">
            <w:rPr>
              <w:rFonts w:ascii="Arial" w:hAnsi="Arial" w:cs="Arial"/>
            </w:rPr>
          </w:rPrChange>
        </w:rPr>
        <w:t xml:space="preserve"> was spreading another negligence provoked a second fire in another region that burned</w:t>
      </w:r>
      <w:r w:rsidRPr="00CA0FFD" w:rsidR="007B37CA">
        <w:rPr>
          <w:rFonts w:ascii="Arial" w:hAnsi="Arial" w:cs="Arial"/>
          <w:bCs/>
          <w:color w:val="000000" w:themeColor="text1"/>
          <w:rPrChange w:author="Ana Cristina Machado Russo" w:date="2025-12-29T10:14:00Z" w16du:dateUtc="2025-12-29T10:14:00Z" w:id="287">
            <w:rPr>
              <w:rFonts w:ascii="Arial" w:hAnsi="Arial" w:cs="Arial"/>
            </w:rPr>
          </w:rPrChange>
        </w:rPr>
        <w:t xml:space="preserve"> 22 500 hectares. </w:t>
      </w:r>
      <w:r w:rsidRPr="00CA0FFD" w:rsidR="00861D9F">
        <w:rPr>
          <w:rFonts w:ascii="Arial" w:hAnsi="Arial" w:cs="Arial"/>
          <w:bCs/>
          <w:color w:val="000000" w:themeColor="text1"/>
          <w:rPrChange w:author="Ana Cristina Machado Russo" w:date="2025-12-29T10:14:00Z" w16du:dateUtc="2025-12-29T10:14:00Z" w:id="288">
            <w:rPr>
              <w:rFonts w:ascii="Arial" w:hAnsi="Arial" w:cs="Arial"/>
            </w:rPr>
          </w:rPrChange>
        </w:rPr>
        <w:t xml:space="preserve">Spain </w:t>
      </w:r>
      <w:r w:rsidRPr="00CA0FFD" w:rsidR="00880D4C">
        <w:rPr>
          <w:rFonts w:ascii="Arial" w:hAnsi="Arial" w:cs="Arial"/>
          <w:bCs/>
          <w:color w:val="000000" w:themeColor="text1"/>
          <w:rPrChange w:author="Ana Cristina Machado Russo" w:date="2025-12-29T10:14:00Z" w16du:dateUtc="2025-12-29T10:14:00Z" w:id="289">
            <w:rPr>
              <w:rFonts w:ascii="Arial" w:hAnsi="Arial" w:cs="Arial"/>
            </w:rPr>
          </w:rPrChange>
        </w:rPr>
        <w:t xml:space="preserve">had a range of area burned from 11 500 </w:t>
      </w:r>
      <w:r w:rsidRPr="00CA0FFD" w:rsidR="0015646E">
        <w:rPr>
          <w:rFonts w:ascii="Arial" w:hAnsi="Arial" w:cs="Arial"/>
          <w:bCs/>
          <w:color w:val="000000" w:themeColor="text1"/>
          <w:rPrChange w:author="Ana Cristina Machado Russo" w:date="2025-12-29T10:14:00Z" w16du:dateUtc="2025-12-29T10:14:00Z" w:id="290">
            <w:rPr>
              <w:rFonts w:ascii="Arial" w:hAnsi="Arial" w:cs="Arial"/>
            </w:rPr>
          </w:rPrChange>
        </w:rPr>
        <w:t>–</w:t>
      </w:r>
      <w:r w:rsidRPr="00CA0FFD" w:rsidR="00880D4C">
        <w:rPr>
          <w:rFonts w:ascii="Arial" w:hAnsi="Arial" w:cs="Arial"/>
          <w:bCs/>
          <w:color w:val="000000" w:themeColor="text1"/>
          <w:rPrChange w:author="Ana Cristina Machado Russo" w:date="2025-12-29T10:14:00Z" w16du:dateUtc="2025-12-29T10:14:00Z" w:id="291">
            <w:rPr>
              <w:rFonts w:ascii="Arial" w:hAnsi="Arial" w:cs="Arial"/>
            </w:rPr>
          </w:rPrChange>
        </w:rPr>
        <w:t xml:space="preserve"> </w:t>
      </w:r>
      <w:r w:rsidRPr="00CA0FFD" w:rsidR="0015646E">
        <w:rPr>
          <w:rFonts w:ascii="Arial" w:hAnsi="Arial" w:cs="Arial"/>
          <w:bCs/>
          <w:color w:val="000000" w:themeColor="text1"/>
          <w:rPrChange w:author="Ana Cristina Machado Russo" w:date="2025-12-29T10:14:00Z" w16du:dateUtc="2025-12-29T10:14:00Z" w:id="292">
            <w:rPr>
              <w:rFonts w:ascii="Arial" w:hAnsi="Arial" w:cs="Arial"/>
            </w:rPr>
          </w:rPrChange>
        </w:rPr>
        <w:t>47 000 hectares</w:t>
      </w:r>
      <w:r w:rsidRPr="00CA0FFD" w:rsidR="00227520">
        <w:rPr>
          <w:rFonts w:ascii="Arial" w:hAnsi="Arial" w:cs="Arial"/>
          <w:bCs/>
          <w:color w:val="000000" w:themeColor="text1"/>
          <w:rPrChange w:author="Ana Cristina Machado Russo" w:date="2025-12-29T10:14:00Z" w16du:dateUtc="2025-12-29T10:14:00Z" w:id="293">
            <w:rPr>
              <w:rFonts w:ascii="Arial" w:hAnsi="Arial" w:cs="Arial"/>
            </w:rPr>
          </w:rPrChange>
        </w:rPr>
        <w:t xml:space="preserve"> in the years of 2022, 2021,</w:t>
      </w:r>
      <w:r w:rsidRPr="00CA0FFD" w:rsidR="00A86B34">
        <w:rPr>
          <w:rFonts w:ascii="Arial" w:hAnsi="Arial" w:cs="Arial"/>
          <w:bCs/>
          <w:color w:val="000000" w:themeColor="text1"/>
          <w:rPrChange w:author="Ana Cristina Machado Russo" w:date="2025-12-29T10:14:00Z" w16du:dateUtc="2025-12-29T10:14:00Z" w:id="294">
            <w:rPr>
              <w:rFonts w:ascii="Arial" w:hAnsi="Arial" w:cs="Arial"/>
            </w:rPr>
          </w:rPrChange>
        </w:rPr>
        <w:t xml:space="preserve"> 2012,</w:t>
      </w:r>
      <w:r w:rsidRPr="00CA0FFD" w:rsidR="00227520">
        <w:rPr>
          <w:rFonts w:ascii="Arial" w:hAnsi="Arial" w:cs="Arial"/>
          <w:bCs/>
          <w:color w:val="000000" w:themeColor="text1"/>
          <w:rPrChange w:author="Ana Cristina Machado Russo" w:date="2025-12-29T10:14:00Z" w16du:dateUtc="2025-12-29T10:14:00Z" w:id="295">
            <w:rPr>
              <w:rFonts w:ascii="Arial" w:hAnsi="Arial" w:cs="Arial"/>
            </w:rPr>
          </w:rPrChange>
        </w:rPr>
        <w:t xml:space="preserve"> 200</w:t>
      </w:r>
      <w:r w:rsidRPr="00CA0FFD" w:rsidR="006722A8">
        <w:rPr>
          <w:rFonts w:ascii="Arial" w:hAnsi="Arial" w:cs="Arial"/>
          <w:bCs/>
          <w:color w:val="000000" w:themeColor="text1"/>
          <w:rPrChange w:author="Ana Cristina Machado Russo" w:date="2025-12-29T10:14:00Z" w16du:dateUtc="2025-12-29T10:14:00Z" w:id="296">
            <w:rPr>
              <w:rFonts w:ascii="Arial" w:hAnsi="Arial" w:cs="Arial"/>
            </w:rPr>
          </w:rPrChange>
        </w:rPr>
        <w:t>6</w:t>
      </w:r>
      <w:r w:rsidRPr="00CA0FFD" w:rsidR="00A86B34">
        <w:rPr>
          <w:rFonts w:ascii="Arial" w:hAnsi="Arial" w:cs="Arial"/>
          <w:bCs/>
          <w:color w:val="000000" w:themeColor="text1"/>
          <w:rPrChange w:author="Ana Cristina Machado Russo" w:date="2025-12-29T10:14:00Z" w16du:dateUtc="2025-12-29T10:14:00Z" w:id="297">
            <w:rPr>
              <w:rFonts w:ascii="Arial" w:hAnsi="Arial" w:cs="Arial"/>
            </w:rPr>
          </w:rPrChange>
        </w:rPr>
        <w:t xml:space="preserve"> and </w:t>
      </w:r>
      <w:r w:rsidRPr="00CA0FFD" w:rsidR="00A86B34">
        <w:rPr>
          <w:rFonts w:ascii="Arial" w:hAnsi="Arial" w:cs="Arial"/>
          <w:bCs/>
          <w:color w:val="000000" w:themeColor="text1"/>
          <w:highlight w:val="yellow"/>
          <w:rPrChange w:author="Ana Cristina Machado Russo" w:date="2025-12-29T10:15:00Z" w16du:dateUtc="2025-12-29T10:15:00Z" w:id="298">
            <w:rPr>
              <w:rFonts w:ascii="Arial" w:hAnsi="Arial" w:cs="Arial"/>
            </w:rPr>
          </w:rPrChange>
        </w:rPr>
        <w:t xml:space="preserve">2003 </w:t>
      </w:r>
      <w:sdt>
        <w:sdtPr>
          <w:rPr>
            <w:rFonts w:ascii="Arial" w:hAnsi="Arial" w:cs="Arial"/>
            <w:bCs/>
            <w:color w:val="000000" w:themeColor="text1"/>
            <w:highlight w:val="yellow"/>
            <w:rPrChange w:author="Ana Cristina Machado Russo" w:date="2025-12-29T10:15:00Z" w16du:dateUtc="2025-12-29T10:15:00Z" w:id="299">
              <w:rPr>
                <w:rFonts w:ascii="Arial" w:hAnsi="Arial" w:cs="Arial"/>
              </w:rPr>
            </w:rPrChange>
          </w:rPr>
          <w:id w:val="1579865054"/>
          <w:citation/>
        </w:sdtPr>
        <w:sdtContent>
          <w:r w:rsidRPr="00CA0FFD" w:rsidR="00A86B34">
            <w:rPr>
              <w:rFonts w:ascii="Arial" w:hAnsi="Arial" w:cs="Arial"/>
              <w:bCs/>
              <w:color w:val="000000" w:themeColor="text1"/>
              <w:highlight w:val="yellow"/>
              <w:rPrChange w:author="Ana Cristina Machado Russo" w:date="2025-12-29T10:15:00Z" w16du:dateUtc="2025-12-29T10:15:00Z" w:id="300">
                <w:rPr>
                  <w:rFonts w:ascii="Arial" w:hAnsi="Arial" w:cs="Arial"/>
                  <w:color w:val="2F5496" w:themeColor="accent1" w:themeShade="BF"/>
                </w:rPr>
              </w:rPrChange>
            </w:rPr>
            <w:fldChar w:fldCharType="begin"/>
          </w:r>
          <w:r w:rsidRPr="00CA0FFD" w:rsidR="00A86B34">
            <w:rPr>
              <w:rFonts w:ascii="Arial" w:hAnsi="Arial" w:cs="Arial"/>
              <w:bCs/>
              <w:color w:val="000000" w:themeColor="text1"/>
              <w:highlight w:val="yellow"/>
              <w:rPrChange w:author="Ana Cristina Machado Russo" w:date="2025-12-29T10:15:00Z" w16du:dateUtc="2025-12-29T10:15:00Z" w:id="301">
                <w:rPr>
                  <w:rFonts w:ascii="Arial" w:hAnsi="Arial" w:cs="Arial"/>
                  <w:color w:val="2F5496" w:themeColor="accent1" w:themeShade="BF"/>
                </w:rPr>
              </w:rPrChange>
            </w:rPr>
            <w:instrText xml:space="preserve"> CITATION Fas24 \l 2070 </w:instrText>
          </w:r>
          <w:r w:rsidRPr="00CA0FFD" w:rsidR="00A86B34">
            <w:rPr>
              <w:rFonts w:ascii="Arial" w:hAnsi="Arial" w:cs="Arial"/>
              <w:bCs/>
              <w:color w:val="000000" w:themeColor="text1"/>
              <w:highlight w:val="yellow"/>
              <w:rPrChange w:author="Ana Cristina Machado Russo" w:date="2025-12-29T10:15:00Z" w16du:dateUtc="2025-12-29T10:15:00Z" w:id="302">
                <w:rPr>
                  <w:rFonts w:ascii="Arial" w:hAnsi="Arial" w:cs="Arial"/>
                  <w:color w:val="2F5496" w:themeColor="accent1" w:themeShade="BF"/>
                </w:rPr>
              </w:rPrChange>
            </w:rPr>
            <w:fldChar w:fldCharType="separate"/>
          </w:r>
          <w:r w:rsidRPr="00CA0FFD" w:rsidR="00A86B34">
            <w:rPr>
              <w:rFonts w:ascii="Arial" w:hAnsi="Arial" w:cs="Arial"/>
              <w:bCs/>
              <w:color w:val="000000" w:themeColor="text1"/>
              <w:highlight w:val="yellow"/>
              <w:rPrChange w:author="Ana Cristina Machado Russo" w:date="2025-12-29T10:15:00Z" w16du:dateUtc="2025-12-29T10:15:00Z" w:id="303">
                <w:rPr>
                  <w:rFonts w:ascii="Arial" w:hAnsi="Arial" w:cs="Arial"/>
                  <w:noProof/>
                  <w:color w:val="2F5496" w:themeColor="accent1" w:themeShade="BF"/>
                </w:rPr>
              </w:rPrChange>
            </w:rPr>
            <w:t>(Fascinating Spain, 2024)</w:t>
          </w:r>
          <w:r w:rsidRPr="00CA0FFD" w:rsidR="00A86B34">
            <w:rPr>
              <w:rFonts w:ascii="Arial" w:hAnsi="Arial" w:cs="Arial"/>
              <w:bCs/>
              <w:color w:val="000000" w:themeColor="text1"/>
              <w:highlight w:val="yellow"/>
              <w:rPrChange w:author="Ana Cristina Machado Russo" w:date="2025-12-29T10:15:00Z" w16du:dateUtc="2025-12-29T10:15:00Z" w:id="304">
                <w:rPr>
                  <w:rFonts w:ascii="Arial" w:hAnsi="Arial" w:cs="Arial"/>
                  <w:color w:val="2F5496" w:themeColor="accent1" w:themeShade="BF"/>
                </w:rPr>
              </w:rPrChange>
            </w:rPr>
            <w:fldChar w:fldCharType="end"/>
          </w:r>
        </w:sdtContent>
      </w:sdt>
      <w:r w:rsidRPr="00CA0FFD" w:rsidR="00A86B34">
        <w:rPr>
          <w:rFonts w:ascii="Arial" w:hAnsi="Arial" w:cs="Arial"/>
          <w:bCs/>
          <w:color w:val="000000" w:themeColor="text1"/>
          <w:highlight w:val="yellow"/>
          <w:rPrChange w:author="Ana Cristina Machado Russo" w:date="2025-12-29T10:15:00Z" w16du:dateUtc="2025-12-29T10:15:00Z" w:id="305">
            <w:rPr>
              <w:rFonts w:ascii="Arial" w:hAnsi="Arial" w:cs="Arial"/>
            </w:rPr>
          </w:rPrChange>
        </w:rPr>
        <w:t xml:space="preserve">. </w:t>
      </w:r>
      <w:r w:rsidRPr="00CA0FFD" w:rsidR="00A83A50">
        <w:rPr>
          <w:rFonts w:ascii="Arial" w:hAnsi="Arial" w:cs="Arial"/>
          <w:bCs/>
          <w:color w:val="000000" w:themeColor="text1"/>
          <w:highlight w:val="yellow"/>
          <w:rPrChange w:author="Ana Cristina Machado Russo" w:date="2025-12-29T10:15:00Z" w16du:dateUtc="2025-12-29T10:15:00Z" w:id="306">
            <w:rPr>
              <w:rFonts w:ascii="Arial" w:hAnsi="Arial" w:cs="Arial"/>
            </w:rPr>
          </w:rPrChange>
        </w:rPr>
        <w:t>In</w:t>
      </w:r>
      <w:r w:rsidRPr="00CA0FFD" w:rsidR="00A83A50">
        <w:rPr>
          <w:rFonts w:ascii="Arial" w:hAnsi="Arial" w:cs="Arial"/>
          <w:bCs/>
          <w:color w:val="000000" w:themeColor="text1"/>
          <w:rPrChange w:author="Ana Cristina Machado Russo" w:date="2025-12-29T10:14:00Z" w16du:dateUtc="2025-12-29T10:14:00Z" w:id="307">
            <w:rPr>
              <w:rFonts w:ascii="Arial" w:hAnsi="Arial" w:cs="Arial"/>
            </w:rPr>
          </w:rPrChange>
        </w:rPr>
        <w:t xml:space="preserve"> Italy,</w:t>
      </w:r>
      <w:r w:rsidR="009929FB">
        <w:rPr>
          <w:rFonts w:ascii="Arial" w:hAnsi="Arial" w:cs="Arial"/>
        </w:rPr>
        <w:t xml:space="preserve"> based on the burned area provided by </w:t>
      </w:r>
      <w:sdt>
        <w:sdtPr>
          <w:rPr>
            <w:rFonts w:ascii="Arial" w:hAnsi="Arial" w:cs="Arial"/>
          </w:rPr>
          <w:id w:val="739756387"/>
          <w:citation/>
        </w:sdtPr>
        <w:sdtEndPr>
          <w:rPr>
            <w:color w:val="2F5496" w:themeColor="accent1" w:themeShade="BF"/>
          </w:rPr>
        </w:sdtEndPr>
        <w:sdtContent>
          <w:r w:rsidRPr="00F25DF1" w:rsidR="00F25DF1">
            <w:rPr>
              <w:rFonts w:ascii="Arial" w:hAnsi="Arial" w:cs="Arial"/>
              <w:color w:val="2F5496" w:themeColor="accent1" w:themeShade="BF"/>
            </w:rPr>
            <w:fldChar w:fldCharType="begin"/>
          </w:r>
          <w:r w:rsidRPr="00F25DF1" w:rsidR="00F25DF1">
            <w:rPr>
              <w:rFonts w:ascii="Arial" w:hAnsi="Arial" w:cs="Arial"/>
              <w:color w:val="2F5496" w:themeColor="accent1" w:themeShade="BF"/>
            </w:rPr>
            <w:instrText xml:space="preserve"> CITATION Cop254 \l 2070 </w:instrText>
          </w:r>
          <w:r w:rsidRPr="00F25DF1" w:rsidR="00F25DF1">
            <w:rPr>
              <w:rFonts w:ascii="Arial" w:hAnsi="Arial" w:cs="Arial"/>
              <w:color w:val="2F5496" w:themeColor="accent1" w:themeShade="BF"/>
            </w:rPr>
            <w:fldChar w:fldCharType="separate"/>
          </w:r>
          <w:r w:rsidRPr="00F25DF1" w:rsidR="00F25DF1">
            <w:rPr>
              <w:rFonts w:ascii="Arial" w:hAnsi="Arial" w:cs="Arial"/>
              <w:noProof/>
              <w:color w:val="2F5496" w:themeColor="accent1" w:themeShade="BF"/>
            </w:rPr>
            <w:t>(Copernicus, 2025)</w:t>
          </w:r>
          <w:r w:rsidRPr="00F25DF1" w:rsidR="00F25DF1">
            <w:rPr>
              <w:rFonts w:ascii="Arial" w:hAnsi="Arial" w:cs="Arial"/>
              <w:color w:val="2F5496" w:themeColor="accent1" w:themeShade="BF"/>
            </w:rPr>
            <w:fldChar w:fldCharType="end"/>
          </w:r>
        </w:sdtContent>
      </w:sdt>
      <w:r w:rsidR="00F25DF1">
        <w:rPr>
          <w:rFonts w:ascii="Arial" w:hAnsi="Arial" w:cs="Arial"/>
        </w:rPr>
        <w:t xml:space="preserve"> </w:t>
      </w:r>
      <w:r w:rsidR="009B34CE">
        <w:rPr>
          <w:rFonts w:ascii="Arial" w:hAnsi="Arial" w:cs="Arial"/>
        </w:rPr>
        <w:t>it is</w:t>
      </w:r>
      <w:r w:rsidR="003A4963">
        <w:rPr>
          <w:rFonts w:ascii="Arial" w:hAnsi="Arial" w:cs="Arial"/>
        </w:rPr>
        <w:t xml:space="preserve"> possible to retrieve</w:t>
      </w:r>
      <w:r w:rsidR="00A83A50">
        <w:rPr>
          <w:rFonts w:ascii="Arial" w:hAnsi="Arial" w:cs="Arial"/>
        </w:rPr>
        <w:t xml:space="preserve"> </w:t>
      </w:r>
      <w:r w:rsidR="009C3084">
        <w:rPr>
          <w:rFonts w:ascii="Arial" w:hAnsi="Arial" w:cs="Arial"/>
        </w:rPr>
        <w:t xml:space="preserve">years </w:t>
      </w:r>
      <w:r w:rsidR="00F51839">
        <w:rPr>
          <w:rFonts w:ascii="Arial" w:hAnsi="Arial" w:cs="Arial"/>
        </w:rPr>
        <w:t xml:space="preserve">2023, </w:t>
      </w:r>
      <w:r w:rsidR="00681C7F">
        <w:rPr>
          <w:rFonts w:ascii="Arial" w:hAnsi="Arial" w:cs="Arial"/>
        </w:rPr>
        <w:t>2021</w:t>
      </w:r>
      <w:r w:rsidR="00F25DF1">
        <w:rPr>
          <w:rFonts w:ascii="Arial" w:hAnsi="Arial" w:cs="Arial"/>
        </w:rPr>
        <w:t xml:space="preserve">, </w:t>
      </w:r>
      <w:r w:rsidR="00662F9B">
        <w:rPr>
          <w:rFonts w:ascii="Arial" w:hAnsi="Arial" w:cs="Arial"/>
        </w:rPr>
        <w:t>2017</w:t>
      </w:r>
      <w:r w:rsidR="00D97CB0">
        <w:rPr>
          <w:rFonts w:ascii="Arial" w:hAnsi="Arial" w:cs="Arial"/>
        </w:rPr>
        <w:t>, 2012</w:t>
      </w:r>
      <w:r w:rsidR="00F25DF1">
        <w:rPr>
          <w:rFonts w:ascii="Arial" w:hAnsi="Arial" w:cs="Arial"/>
        </w:rPr>
        <w:t xml:space="preserve"> and</w:t>
      </w:r>
      <w:r w:rsidR="00B254AD">
        <w:rPr>
          <w:rFonts w:ascii="Arial" w:hAnsi="Arial" w:cs="Arial"/>
        </w:rPr>
        <w:t xml:space="preserve"> 2007</w:t>
      </w:r>
      <w:r w:rsidR="00D97CB0">
        <w:rPr>
          <w:rFonts w:ascii="Arial" w:hAnsi="Arial" w:cs="Arial"/>
        </w:rPr>
        <w:t xml:space="preserve"> </w:t>
      </w:r>
      <w:r w:rsidR="005C08B1">
        <w:rPr>
          <w:rFonts w:ascii="Arial" w:hAnsi="Arial" w:cs="Arial"/>
        </w:rPr>
        <w:t xml:space="preserve">as the </w:t>
      </w:r>
      <w:r w:rsidR="007D48F7">
        <w:rPr>
          <w:rFonts w:ascii="Arial" w:hAnsi="Arial" w:cs="Arial"/>
        </w:rPr>
        <w:t>m</w:t>
      </w:r>
      <w:r w:rsidR="00F15937">
        <w:rPr>
          <w:rFonts w:ascii="Arial" w:hAnsi="Arial" w:cs="Arial"/>
        </w:rPr>
        <w:t>ost area burned with all over 80 000 hectares</w:t>
      </w:r>
      <w:r w:rsidR="009A4430">
        <w:rPr>
          <w:rFonts w:ascii="Arial" w:hAnsi="Arial" w:cs="Arial"/>
        </w:rPr>
        <w:t xml:space="preserve"> (and three of them with over 140 000 hectares)</w:t>
      </w:r>
      <w:r w:rsidR="00F25DF1">
        <w:rPr>
          <w:rFonts w:ascii="Arial" w:hAnsi="Arial" w:cs="Arial"/>
        </w:rPr>
        <w:t>.</w:t>
      </w:r>
      <w:r w:rsidR="00F15AD3">
        <w:rPr>
          <w:rFonts w:ascii="Arial" w:hAnsi="Arial" w:cs="Arial"/>
        </w:rPr>
        <w:t xml:space="preserve"> </w:t>
      </w:r>
      <w:r w:rsidR="00A83A50">
        <w:rPr>
          <w:rFonts w:ascii="Arial" w:hAnsi="Arial" w:cs="Arial"/>
        </w:rPr>
        <w:t xml:space="preserve">Greece, tragically, has </w:t>
      </w:r>
      <w:r w:rsidR="004117FE">
        <w:rPr>
          <w:rFonts w:ascii="Arial" w:hAnsi="Arial" w:cs="Arial"/>
        </w:rPr>
        <w:t>witnessed as well repeated large-scale fires</w:t>
      </w:r>
      <w:r w:rsidR="0015509A">
        <w:rPr>
          <w:rFonts w:ascii="Arial" w:hAnsi="Arial" w:cs="Arial"/>
        </w:rPr>
        <w:t xml:space="preserve"> in</w:t>
      </w:r>
      <w:r w:rsidR="00B6223C">
        <w:rPr>
          <w:rFonts w:ascii="Arial" w:hAnsi="Arial" w:cs="Arial"/>
        </w:rPr>
        <w:t xml:space="preserve"> </w:t>
      </w:r>
      <w:r w:rsidR="00882932">
        <w:rPr>
          <w:rFonts w:ascii="Arial" w:hAnsi="Arial" w:cs="Arial"/>
        </w:rPr>
        <w:t xml:space="preserve">2023, 2021 and </w:t>
      </w:r>
      <w:r w:rsidR="00B56BE0">
        <w:rPr>
          <w:rFonts w:ascii="Arial" w:hAnsi="Arial" w:cs="Arial"/>
        </w:rPr>
        <w:t>200</w:t>
      </w:r>
      <w:r w:rsidR="00882932">
        <w:rPr>
          <w:rFonts w:ascii="Arial" w:hAnsi="Arial" w:cs="Arial"/>
        </w:rPr>
        <w:t>7</w:t>
      </w:r>
      <w:r w:rsidR="0095067B">
        <w:rPr>
          <w:rFonts w:ascii="Arial" w:hAnsi="Arial" w:cs="Arial"/>
        </w:rPr>
        <w:t xml:space="preserve">, with more than </w:t>
      </w:r>
      <w:r w:rsidR="008E2446">
        <w:rPr>
          <w:rFonts w:ascii="Arial" w:hAnsi="Arial" w:cs="Arial"/>
        </w:rPr>
        <w:t>100 000 hectares of burned land</w:t>
      </w:r>
      <w:r w:rsidR="001D0057">
        <w:rPr>
          <w:rFonts w:ascii="Arial" w:hAnsi="Arial" w:cs="Arial"/>
        </w:rPr>
        <w:t xml:space="preserve"> each, being 2007 the year of most recorded fires and also more area destroyed, like it showed in </w:t>
      </w:r>
      <w:sdt>
        <w:sdtPr>
          <w:rPr>
            <w:rFonts w:ascii="Arial" w:hAnsi="Arial" w:cs="Arial"/>
          </w:rPr>
          <w:id w:val="234827310"/>
          <w:citation/>
        </w:sdtPr>
        <w:sdtEndPr>
          <w:rPr>
            <w:color w:val="2F5496" w:themeColor="accent1" w:themeShade="BF"/>
          </w:rPr>
        </w:sdtEndPr>
        <w:sdtContent>
          <w:r w:rsidRPr="00101AB0" w:rsidR="008E207A">
            <w:rPr>
              <w:rFonts w:ascii="Arial" w:hAnsi="Arial" w:cs="Arial"/>
              <w:color w:val="2F5496" w:themeColor="accent1" w:themeShade="BF"/>
            </w:rPr>
            <w:fldChar w:fldCharType="begin"/>
          </w:r>
          <w:r w:rsidRPr="00101AB0" w:rsidR="008E207A">
            <w:rPr>
              <w:rFonts w:ascii="Arial" w:hAnsi="Arial" w:cs="Arial"/>
              <w:color w:val="2F5496" w:themeColor="accent1" w:themeShade="BF"/>
            </w:rPr>
            <w:instrText xml:space="preserve"> CITATION Cop253 \l 2070 </w:instrText>
          </w:r>
          <w:r w:rsidRPr="00101AB0" w:rsidR="008E207A">
            <w:rPr>
              <w:rFonts w:ascii="Arial" w:hAnsi="Arial" w:cs="Arial"/>
              <w:color w:val="2F5496" w:themeColor="accent1" w:themeShade="BF"/>
            </w:rPr>
            <w:fldChar w:fldCharType="separate"/>
          </w:r>
          <w:r w:rsidRPr="00101AB0" w:rsidR="008E207A">
            <w:rPr>
              <w:rFonts w:ascii="Arial" w:hAnsi="Arial" w:cs="Arial"/>
              <w:noProof/>
              <w:color w:val="2F5496" w:themeColor="accent1" w:themeShade="BF"/>
            </w:rPr>
            <w:t>(Copernicus, 2025)</w:t>
          </w:r>
          <w:r w:rsidRPr="00101AB0" w:rsidR="008E207A">
            <w:rPr>
              <w:rFonts w:ascii="Arial" w:hAnsi="Arial" w:cs="Arial"/>
              <w:color w:val="2F5496" w:themeColor="accent1" w:themeShade="BF"/>
            </w:rPr>
            <w:fldChar w:fldCharType="end"/>
          </w:r>
        </w:sdtContent>
      </w:sdt>
      <w:r w:rsidR="00B6223C">
        <w:rPr>
          <w:rFonts w:ascii="Arial" w:hAnsi="Arial" w:cs="Arial"/>
        </w:rPr>
        <w:t xml:space="preserve">. Together, these events illustrate the current importance of keep developing studies in the </w:t>
      </w:r>
      <w:r w:rsidR="00813A9D">
        <w:rPr>
          <w:rFonts w:ascii="Arial" w:hAnsi="Arial" w:cs="Arial"/>
        </w:rPr>
        <w:t>matter and</w:t>
      </w:r>
      <w:r w:rsidR="004768A5">
        <w:rPr>
          <w:rFonts w:ascii="Arial" w:hAnsi="Arial" w:cs="Arial"/>
        </w:rPr>
        <w:t xml:space="preserve"> will be essential years to </w:t>
      </w:r>
      <w:del w:author="Ana Cristina Machado Russo" w:date="2025-12-29T10:32:00Z" w16du:dateUtc="2025-12-29T10:32:00Z" w:id="308">
        <w:r w:rsidDel="008A3924" w:rsidR="00F67AD1">
          <w:rPr>
            <w:rFonts w:ascii="Arial" w:hAnsi="Arial" w:cs="Arial"/>
          </w:rPr>
          <w:delText xml:space="preserve">take </w:delText>
        </w:r>
      </w:del>
      <w:ins w:author="Ana Cristina Machado Russo" w:date="2025-12-29T10:32:00Z" w16du:dateUtc="2025-12-29T10:32:00Z" w:id="309">
        <w:r w:rsidR="008A3924">
          <w:rPr>
            <w:rFonts w:ascii="Arial" w:hAnsi="Arial" w:cs="Arial"/>
          </w:rPr>
          <w:t xml:space="preserve">analyse the </w:t>
        </w:r>
      </w:ins>
      <w:r w:rsidR="00F67AD1">
        <w:rPr>
          <w:rFonts w:ascii="Arial" w:hAnsi="Arial" w:cs="Arial"/>
        </w:rPr>
        <w:t xml:space="preserve">influence of pollution events </w:t>
      </w:r>
      <w:r w:rsidR="000629AB">
        <w:rPr>
          <w:rFonts w:ascii="Arial" w:hAnsi="Arial" w:cs="Arial"/>
        </w:rPr>
        <w:t>derivative of wildfires</w:t>
      </w:r>
      <w:r w:rsidR="00FF441F">
        <w:rPr>
          <w:rFonts w:ascii="Arial" w:hAnsi="Arial" w:cs="Arial"/>
        </w:rPr>
        <w:t>.</w:t>
      </w:r>
    </w:p>
    <w:p w:rsidRPr="002A3FD4" w:rsidR="00FB04F3" w:rsidP="00242C61" w:rsidRDefault="00FB04F3" w14:paraId="236326F3" w14:textId="77777777">
      <w:pPr>
        <w:jc w:val="both"/>
        <w:rPr>
          <w:rFonts w:ascii="Arial" w:hAnsi="Arial" w:cs="Arial"/>
        </w:rPr>
        <w:pPrChange w:author="Ana Cristina Machado Russo" w:date="2025-12-29T09:43:00Z" w16du:dateUtc="2025-12-29T09:43:00Z" w:id="310">
          <w:pPr/>
        </w:pPrChange>
      </w:pPr>
    </w:p>
    <w:p w:rsidRPr="002A3FD4" w:rsidR="00C3770C" w:rsidP="00242C61" w:rsidRDefault="002673CB" w14:paraId="291DF97B" w14:textId="06EE418A">
      <w:pPr>
        <w:pStyle w:val="Heading2"/>
        <w:spacing w:after="160" w:line="360" w:lineRule="auto"/>
        <w:jc w:val="both"/>
        <w:rPr>
          <w:rFonts w:ascii="Arial" w:hAnsi="Arial" w:cs="Arial"/>
          <w:color w:val="auto"/>
          <w:sz w:val="24"/>
          <w:szCs w:val="24"/>
          <w:u w:val="single"/>
        </w:rPr>
        <w:pPrChange w:author="Ana Cristina Machado Russo" w:date="2025-12-29T09:43:00Z" w16du:dateUtc="2025-12-29T09:43:00Z" w:id="311">
          <w:pPr>
            <w:pStyle w:val="Heading2"/>
            <w:spacing w:after="160" w:line="360" w:lineRule="auto"/>
          </w:pPr>
        </w:pPrChange>
      </w:pPr>
      <w:bookmarkStart w:name="_Toc216955736" w:id="312"/>
      <w:r>
        <w:rPr>
          <w:rFonts w:ascii="Arial" w:hAnsi="Arial" w:cs="Arial"/>
          <w:color w:val="auto"/>
          <w:sz w:val="24"/>
          <w:szCs w:val="24"/>
          <w:u w:val="single"/>
        </w:rPr>
        <w:t>3.2.</w:t>
      </w:r>
      <w:r w:rsidRPr="002A3FD4" w:rsidR="00C3770C">
        <w:rPr>
          <w:rFonts w:ascii="Arial" w:hAnsi="Arial" w:cs="Arial"/>
          <w:color w:val="auto"/>
          <w:sz w:val="24"/>
          <w:szCs w:val="24"/>
          <w:u w:val="single"/>
        </w:rPr>
        <w:t xml:space="preserve">Sources and </w:t>
      </w:r>
      <w:r w:rsidRPr="002A3FD4" w:rsidR="002417BF">
        <w:rPr>
          <w:rFonts w:ascii="Arial" w:hAnsi="Arial" w:cs="Arial"/>
          <w:color w:val="auto"/>
          <w:sz w:val="24"/>
          <w:szCs w:val="24"/>
          <w:u w:val="single"/>
        </w:rPr>
        <w:t>D</w:t>
      </w:r>
      <w:r w:rsidRPr="002A3FD4" w:rsidR="00C3770C">
        <w:rPr>
          <w:rFonts w:ascii="Arial" w:hAnsi="Arial" w:cs="Arial"/>
          <w:color w:val="auto"/>
          <w:sz w:val="24"/>
          <w:szCs w:val="24"/>
          <w:u w:val="single"/>
        </w:rPr>
        <w:t>atasets</w:t>
      </w:r>
      <w:bookmarkEnd w:id="312"/>
    </w:p>
    <w:p w:rsidR="00F05BFD" w:rsidP="00242C61" w:rsidRDefault="004E2F7B" w14:paraId="6867E80E" w14:textId="263A1CBC">
      <w:pPr>
        <w:spacing w:line="360" w:lineRule="auto"/>
        <w:jc w:val="both"/>
        <w:rPr>
          <w:rFonts w:ascii="Arial" w:hAnsi="Arial" w:cs="Arial"/>
          <w:bCs/>
          <w:color w:val="000000" w:themeColor="text1"/>
        </w:rPr>
        <w:pPrChange w:author="Ana Cristina Machado Russo" w:date="2025-12-29T09:43:00Z" w16du:dateUtc="2025-12-29T09:43:00Z" w:id="313">
          <w:pPr>
            <w:spacing w:line="360" w:lineRule="auto"/>
          </w:pPr>
        </w:pPrChange>
      </w:pPr>
      <w:r w:rsidRPr="002A3FD4">
        <w:rPr>
          <w:rFonts w:ascii="Arial" w:hAnsi="Arial" w:cs="Arial"/>
          <w:bCs/>
          <w:color w:val="000000" w:themeColor="text1"/>
        </w:rPr>
        <w:t>Copernicus is the European Union’s Earth</w:t>
      </w:r>
      <w:r w:rsidRPr="002A3FD4" w:rsidR="000976BD">
        <w:rPr>
          <w:rFonts w:ascii="Arial" w:hAnsi="Arial" w:cs="Arial"/>
          <w:bCs/>
          <w:color w:val="000000" w:themeColor="text1"/>
        </w:rPr>
        <w:t xml:space="preserve"> </w:t>
      </w:r>
      <w:r w:rsidRPr="002A3FD4">
        <w:rPr>
          <w:rFonts w:ascii="Arial" w:hAnsi="Arial" w:cs="Arial"/>
          <w:bCs/>
          <w:color w:val="000000" w:themeColor="text1"/>
        </w:rPr>
        <w:t>observation program</w:t>
      </w:r>
      <w:r w:rsidRPr="002A3FD4" w:rsidR="000976BD">
        <w:rPr>
          <w:rFonts w:ascii="Arial" w:hAnsi="Arial" w:cs="Arial"/>
          <w:bCs/>
          <w:color w:val="000000" w:themeColor="text1"/>
        </w:rPr>
        <w:t xml:space="preserve">, and main </w:t>
      </w:r>
      <w:r w:rsidRPr="002A3FD4" w:rsidR="000F7734">
        <w:rPr>
          <w:rFonts w:ascii="Arial" w:hAnsi="Arial" w:cs="Arial"/>
          <w:bCs/>
          <w:color w:val="000000" w:themeColor="text1"/>
        </w:rPr>
        <w:t>source</w:t>
      </w:r>
      <w:r w:rsidRPr="002A3FD4" w:rsidR="000976BD">
        <w:rPr>
          <w:rFonts w:ascii="Arial" w:hAnsi="Arial" w:cs="Arial"/>
          <w:bCs/>
          <w:color w:val="000000" w:themeColor="text1"/>
        </w:rPr>
        <w:t xml:space="preserve"> of data,</w:t>
      </w:r>
      <w:r w:rsidRPr="002A3FD4">
        <w:rPr>
          <w:rFonts w:ascii="Arial" w:hAnsi="Arial" w:cs="Arial"/>
          <w:bCs/>
          <w:color w:val="000000" w:themeColor="text1"/>
        </w:rPr>
        <w:t xml:space="preserve"> that provide</w:t>
      </w:r>
      <w:r w:rsidRPr="002A3FD4" w:rsidR="000F7734">
        <w:rPr>
          <w:rFonts w:ascii="Arial" w:hAnsi="Arial" w:cs="Arial"/>
          <w:bCs/>
          <w:color w:val="000000" w:themeColor="text1"/>
        </w:rPr>
        <w:t>s</w:t>
      </w:r>
      <w:r w:rsidRPr="002A3FD4">
        <w:rPr>
          <w:rFonts w:ascii="Arial" w:hAnsi="Arial" w:cs="Arial"/>
          <w:bCs/>
          <w:color w:val="000000" w:themeColor="text1"/>
        </w:rPr>
        <w:t xml:space="preserve"> free and open data about our planet’s environment, by using a network of satellites, ground-based sensors and airborne measurements</w:t>
      </w:r>
      <w:ins w:author="Ana Cristina Machado Russo" w:date="2025-12-29T10:33:00Z" w16du:dateUtc="2025-12-29T10:33:00Z" w:id="314">
        <w:r w:rsidR="008A3924">
          <w:rPr>
            <w:rFonts w:ascii="Arial" w:hAnsi="Arial" w:cs="Arial"/>
            <w:bCs/>
            <w:color w:val="000000" w:themeColor="text1"/>
          </w:rPr>
          <w:t xml:space="preserve"> </w:t>
        </w:r>
      </w:ins>
      <w:customXmlInsRangeStart w:author="Ana Cristina Machado Russo" w:date="2025-12-29T10:33:00Z" w:id="315"/>
      <w:sdt>
        <w:sdtPr>
          <w:rPr>
            <w:rFonts w:ascii="Arial" w:hAnsi="Arial" w:cs="Arial"/>
            <w:bCs/>
            <w:color w:val="000000" w:themeColor="text1"/>
          </w:rPr>
          <w:id w:val="483512073"/>
          <w:citation/>
        </w:sdtPr>
        <w:sdtEndPr>
          <w:rPr>
            <w:color w:val="2F5496" w:themeColor="accent1" w:themeShade="BF"/>
          </w:rPr>
        </w:sdtEndPr>
        <w:sdtContent>
          <w:customXmlInsRangeEnd w:id="315"/>
          <w:ins w:author="Ana Cristina Machado Russo" w:date="2025-12-29T10:33:00Z" w16du:dateUtc="2025-12-29T10:33:00Z" w:id="316">
            <w:r w:rsidRPr="008B5D1D" w:rsidR="008A3924">
              <w:rPr>
                <w:rFonts w:ascii="Arial" w:hAnsi="Arial" w:cs="Arial"/>
                <w:bCs/>
                <w:color w:val="2F5496" w:themeColor="accent1" w:themeShade="BF"/>
              </w:rPr>
              <w:fldChar w:fldCharType="begin"/>
            </w:r>
            <w:r w:rsidRPr="008B5D1D" w:rsidR="008A3924">
              <w:rPr>
                <w:rFonts w:ascii="Arial" w:hAnsi="Arial" w:cs="Arial"/>
                <w:bCs/>
                <w:color w:val="2F5496" w:themeColor="accent1" w:themeShade="BF"/>
              </w:rPr>
              <w:instrText xml:space="preserve">CITATION Cop25 \l 2070 </w:instrText>
            </w:r>
            <w:r w:rsidRPr="008B5D1D" w:rsidR="008A3924">
              <w:rPr>
                <w:rFonts w:ascii="Arial" w:hAnsi="Arial" w:cs="Arial"/>
                <w:bCs/>
                <w:color w:val="2F5496" w:themeColor="accent1" w:themeShade="BF"/>
              </w:rPr>
              <w:fldChar w:fldCharType="separate"/>
            </w:r>
            <w:r w:rsidRPr="008B5D1D" w:rsidR="008A3924">
              <w:rPr>
                <w:rFonts w:ascii="Arial" w:hAnsi="Arial" w:cs="Arial"/>
                <w:color w:val="2F5496" w:themeColor="accent1" w:themeShade="BF"/>
              </w:rPr>
              <w:t>(Copernicus, 2025)</w:t>
            </w:r>
            <w:r w:rsidRPr="008B5D1D" w:rsidR="008A3924">
              <w:rPr>
                <w:rFonts w:ascii="Arial" w:hAnsi="Arial" w:cs="Arial"/>
                <w:bCs/>
                <w:color w:val="2F5496" w:themeColor="accent1" w:themeShade="BF"/>
              </w:rPr>
              <w:fldChar w:fldCharType="end"/>
            </w:r>
          </w:ins>
          <w:customXmlInsRangeStart w:author="Ana Cristina Machado Russo" w:date="2025-12-29T10:33:00Z" w:id="317"/>
        </w:sdtContent>
      </w:sdt>
      <w:customXmlInsRangeEnd w:id="317"/>
      <w:ins w:author="Ana Cristina Machado Russo" w:date="2025-12-29T10:33:00Z" w16du:dateUtc="2025-12-29T10:33:00Z" w:id="318">
        <w:r w:rsidR="008A3924">
          <w:rPr>
            <w:rFonts w:ascii="Arial" w:hAnsi="Arial" w:cs="Arial"/>
            <w:bCs/>
            <w:color w:val="000000" w:themeColor="text1"/>
          </w:rPr>
          <w:t>)</w:t>
        </w:r>
      </w:ins>
      <w:r w:rsidRPr="002A3FD4">
        <w:rPr>
          <w:rFonts w:ascii="Arial" w:hAnsi="Arial" w:cs="Arial"/>
          <w:bCs/>
          <w:color w:val="000000" w:themeColor="text1"/>
        </w:rPr>
        <w:t xml:space="preserve">. It delivers real-time information on climate change, land use, oceans, atmospheric conditions and emergency responses to natural disasters like wildfires or floods. </w:t>
      </w:r>
      <w:del w:author="Ana Cristina Machado Russo" w:date="2025-12-29T10:33:00Z" w16du:dateUtc="2025-12-29T10:33:00Z" w:id="319">
        <w:r w:rsidRPr="002A3FD4" w:rsidDel="008A3924">
          <w:rPr>
            <w:rFonts w:ascii="Arial" w:hAnsi="Arial" w:cs="Arial"/>
            <w:bCs/>
            <w:color w:val="000000" w:themeColor="text1"/>
          </w:rPr>
          <w:delText xml:space="preserve">Their </w:delText>
        </w:r>
      </w:del>
      <w:ins w:author="Ana Cristina Machado Russo" w:date="2025-12-29T10:33:00Z" w16du:dateUtc="2025-12-29T10:33:00Z" w:id="320">
        <w:r w:rsidR="008A3924">
          <w:rPr>
            <w:rFonts w:ascii="Arial" w:hAnsi="Arial" w:cs="Arial"/>
            <w:bCs/>
            <w:color w:val="000000" w:themeColor="text1"/>
          </w:rPr>
          <w:t>Copernicus</w:t>
        </w:r>
        <w:r w:rsidRPr="002A3FD4" w:rsidR="008A3924">
          <w:rPr>
            <w:rFonts w:ascii="Arial" w:hAnsi="Arial" w:cs="Arial"/>
            <w:bCs/>
            <w:color w:val="000000" w:themeColor="text1"/>
          </w:rPr>
          <w:t xml:space="preserve"> </w:t>
        </w:r>
      </w:ins>
      <w:r w:rsidRPr="002A3FD4">
        <w:rPr>
          <w:rFonts w:ascii="Arial" w:hAnsi="Arial" w:cs="Arial"/>
          <w:bCs/>
          <w:color w:val="000000" w:themeColor="text1"/>
        </w:rPr>
        <w:t>data can be used to provide relevant information to help service providers</w:t>
      </w:r>
      <w:r w:rsidRPr="008B5D1D">
        <w:rPr>
          <w:rFonts w:ascii="Arial" w:hAnsi="Arial" w:cs="Arial"/>
          <w:bCs/>
          <w:color w:val="000000" w:themeColor="text1"/>
        </w:rPr>
        <w:t>, public authorities, international organizations or even for academic and research purposes</w:t>
      </w:r>
      <w:ins w:author="Ana Cristina Machado Russo" w:date="2025-12-29T10:33:00Z" w16du:dateUtc="2025-12-29T10:33:00Z" w:id="321">
        <w:r w:rsidR="008A3924">
          <w:rPr>
            <w:rFonts w:ascii="Arial" w:hAnsi="Arial" w:cs="Arial"/>
            <w:bCs/>
            <w:color w:val="000000" w:themeColor="text1"/>
          </w:rPr>
          <w:t>.</w:t>
        </w:r>
      </w:ins>
      <w:del w:author="Ana Cristina Machado Russo" w:date="2025-12-29T10:33:00Z" w16du:dateUtc="2025-12-29T10:33:00Z" w:id="322">
        <w:r w:rsidRPr="008B5D1D" w:rsidDel="008A3924">
          <w:rPr>
            <w:rFonts w:ascii="Arial" w:hAnsi="Arial" w:cs="Arial"/>
            <w:bCs/>
            <w:color w:val="000000" w:themeColor="text1"/>
          </w:rPr>
          <w:delText xml:space="preserve"> </w:delText>
        </w:r>
      </w:del>
      <w:customXmlDelRangeStart w:author="Ana Cristina Machado Russo" w:date="2025-12-29T10:33:00Z" w:id="323"/>
      <w:sdt>
        <w:sdtPr>
          <w:rPr>
            <w:rFonts w:ascii="Arial" w:hAnsi="Arial" w:cs="Arial"/>
            <w:bCs/>
            <w:color w:val="000000" w:themeColor="text1"/>
          </w:rPr>
          <w:id w:val="-711199876"/>
          <w:citation/>
        </w:sdtPr>
        <w:sdtEndPr>
          <w:rPr>
            <w:color w:val="2F5496" w:themeColor="accent1" w:themeShade="BF"/>
          </w:rPr>
        </w:sdtEndPr>
        <w:sdtContent>
          <w:customXmlDelRangeEnd w:id="323"/>
          <w:del w:author="Ana Cristina Machado Russo" w:date="2025-12-29T10:33:00Z" w16du:dateUtc="2025-12-29T10:33:00Z" w:id="324">
            <w:r w:rsidRPr="008B5D1D" w:rsidDel="008A3924">
              <w:rPr>
                <w:rFonts w:ascii="Arial" w:hAnsi="Arial" w:cs="Arial"/>
                <w:bCs/>
                <w:color w:val="2F5496" w:themeColor="accent1" w:themeShade="BF"/>
              </w:rPr>
              <w:fldChar w:fldCharType="begin"/>
            </w:r>
            <w:r w:rsidRPr="008B5D1D" w:rsidDel="008A3924">
              <w:rPr>
                <w:rFonts w:ascii="Arial" w:hAnsi="Arial" w:cs="Arial"/>
                <w:bCs/>
                <w:color w:val="2F5496" w:themeColor="accent1" w:themeShade="BF"/>
              </w:rPr>
              <w:delInstrText xml:space="preserve">CITATION Cop25 \l 2070 </w:delInstrText>
            </w:r>
            <w:r w:rsidRPr="008B5D1D" w:rsidDel="008A3924">
              <w:rPr>
                <w:rFonts w:ascii="Arial" w:hAnsi="Arial" w:cs="Arial"/>
                <w:bCs/>
                <w:color w:val="2F5496" w:themeColor="accent1" w:themeShade="BF"/>
              </w:rPr>
              <w:fldChar w:fldCharType="separate"/>
            </w:r>
            <w:r w:rsidRPr="008B5D1D" w:rsidDel="008A3924">
              <w:rPr>
                <w:rFonts w:ascii="Arial" w:hAnsi="Arial" w:cs="Arial"/>
                <w:color w:val="2F5496" w:themeColor="accent1" w:themeShade="BF"/>
              </w:rPr>
              <w:delText>(Copernicus, 2025)</w:delText>
            </w:r>
            <w:r w:rsidRPr="008B5D1D" w:rsidDel="008A3924">
              <w:rPr>
                <w:rFonts w:ascii="Arial" w:hAnsi="Arial" w:cs="Arial"/>
                <w:bCs/>
                <w:color w:val="2F5496" w:themeColor="accent1" w:themeShade="BF"/>
              </w:rPr>
              <w:fldChar w:fldCharType="end"/>
            </w:r>
          </w:del>
          <w:customXmlDelRangeStart w:author="Ana Cristina Machado Russo" w:date="2025-12-29T10:33:00Z" w:id="325"/>
        </w:sdtContent>
      </w:sdt>
      <w:customXmlDelRangeEnd w:id="325"/>
      <w:r w:rsidRPr="008B5D1D">
        <w:rPr>
          <w:rFonts w:ascii="Arial" w:hAnsi="Arial" w:cs="Arial"/>
          <w:bCs/>
          <w:color w:val="000000" w:themeColor="text1"/>
        </w:rPr>
        <w:t>.</w:t>
      </w:r>
    </w:p>
    <w:p w:rsidR="001D758D" w:rsidP="00242C61" w:rsidRDefault="001D758D" w14:paraId="66549207" w14:textId="40A4005B">
      <w:pPr>
        <w:spacing w:line="360" w:lineRule="auto"/>
        <w:jc w:val="both"/>
        <w:rPr>
          <w:rFonts w:ascii="Arial" w:hAnsi="Arial" w:cs="Arial"/>
          <w:bCs/>
          <w:color w:val="000000" w:themeColor="text1"/>
        </w:rPr>
        <w:pPrChange w:author="Ana Cristina Machado Russo" w:date="2025-12-29T09:43:00Z" w16du:dateUtc="2025-12-29T09:43:00Z" w:id="326">
          <w:pPr>
            <w:spacing w:line="360" w:lineRule="auto"/>
          </w:pPr>
        </w:pPrChange>
      </w:pPr>
      <w:r>
        <w:rPr>
          <w:rFonts w:ascii="Arial" w:hAnsi="Arial" w:cs="Arial"/>
          <w:bCs/>
          <w:color w:val="000000" w:themeColor="text1"/>
        </w:rPr>
        <w:t>This research utilizes data from three</w:t>
      </w:r>
      <w:r w:rsidR="00B273C2">
        <w:rPr>
          <w:rFonts w:ascii="Arial" w:hAnsi="Arial" w:cs="Arial"/>
          <w:bCs/>
          <w:color w:val="000000" w:themeColor="text1"/>
        </w:rPr>
        <w:t xml:space="preserve"> main data</w:t>
      </w:r>
      <w:ins w:author="Ana Cristina Machado Russo" w:date="2025-12-29T10:35:00Z" w16du:dateUtc="2025-12-29T10:35:00Z" w:id="327">
        <w:r w:rsidR="008A3924">
          <w:rPr>
            <w:rFonts w:ascii="Arial" w:hAnsi="Arial" w:cs="Arial"/>
            <w:bCs/>
            <w:color w:val="000000" w:themeColor="text1"/>
          </w:rPr>
          <w:t>stores</w:t>
        </w:r>
      </w:ins>
      <w:del w:author="Ana Cristina Machado Russo" w:date="2025-12-29T10:35:00Z" w16du:dateUtc="2025-12-29T10:35:00Z" w:id="328">
        <w:r w:rsidDel="008A3924" w:rsidR="00B273C2">
          <w:rPr>
            <w:rFonts w:ascii="Arial" w:hAnsi="Arial" w:cs="Arial"/>
            <w:bCs/>
            <w:color w:val="000000" w:themeColor="text1"/>
          </w:rPr>
          <w:delText>bases</w:delText>
        </w:r>
      </w:del>
      <w:r w:rsidR="00B273C2">
        <w:rPr>
          <w:rFonts w:ascii="Arial" w:hAnsi="Arial" w:cs="Arial"/>
          <w:bCs/>
          <w:color w:val="000000" w:themeColor="text1"/>
        </w:rPr>
        <w:t>:</w:t>
      </w:r>
    </w:p>
    <w:p w:rsidR="00B273C2" w:rsidP="00242C61" w:rsidRDefault="00B273C2" w14:paraId="77334CFC" w14:textId="2D4A03B7">
      <w:pPr>
        <w:pStyle w:val="ListParagraph"/>
        <w:numPr>
          <w:ilvl w:val="0"/>
          <w:numId w:val="4"/>
        </w:numPr>
        <w:spacing w:line="360" w:lineRule="auto"/>
        <w:jc w:val="both"/>
        <w:rPr>
          <w:rFonts w:ascii="Arial" w:hAnsi="Arial" w:cs="Arial"/>
          <w:bCs/>
          <w:color w:val="000000" w:themeColor="text1"/>
        </w:rPr>
        <w:pPrChange w:author="Ana Cristina Machado Russo" w:date="2025-12-29T09:43:00Z" w16du:dateUtc="2025-12-29T09:43:00Z" w:id="329">
          <w:pPr>
            <w:pStyle w:val="ListParagraph"/>
            <w:numPr>
              <w:numId w:val="4"/>
            </w:numPr>
            <w:spacing w:line="360" w:lineRule="auto"/>
            <w:ind w:left="1068" w:hanging="360"/>
          </w:pPr>
        </w:pPrChange>
      </w:pPr>
      <w:r>
        <w:rPr>
          <w:rFonts w:ascii="Arial" w:hAnsi="Arial" w:cs="Arial"/>
          <w:bCs/>
          <w:color w:val="000000" w:themeColor="text1"/>
        </w:rPr>
        <w:t>Climate Data Store (CDS)</w:t>
      </w:r>
      <w:ins w:author="Ana Cristina Machado Russo" w:date="2025-12-29T10:34:00Z" w16du:dateUtc="2025-12-29T10:34:00Z" w:id="330">
        <w:r w:rsidR="008A3924">
          <w:rPr>
            <w:rFonts w:ascii="Arial" w:hAnsi="Arial" w:cs="Arial"/>
            <w:bCs/>
            <w:color w:val="000000" w:themeColor="text1"/>
          </w:rPr>
          <w:t>, which</w:t>
        </w:r>
      </w:ins>
      <w:r w:rsidR="00B45C01">
        <w:rPr>
          <w:rFonts w:ascii="Arial" w:hAnsi="Arial" w:cs="Arial"/>
          <w:bCs/>
          <w:color w:val="000000" w:themeColor="text1"/>
        </w:rPr>
        <w:t xml:space="preserve"> provides the </w:t>
      </w:r>
      <w:ins w:author="Ana Cristina Machado Russo" w:date="2025-12-29T10:34:00Z" w16du:dateUtc="2025-12-29T10:34:00Z" w:id="331">
        <w:r w:rsidR="008A3924">
          <w:rPr>
            <w:rFonts w:ascii="Arial" w:hAnsi="Arial" w:cs="Arial"/>
            <w:bCs/>
            <w:color w:val="000000" w:themeColor="text1"/>
          </w:rPr>
          <w:t xml:space="preserve">ERA5 </w:t>
        </w:r>
      </w:ins>
      <w:ins w:author="Ana Cristina Machado Russo" w:date="2025-12-29T10:35:00Z" w16du:dateUtc="2025-12-29T10:35:00Z" w:id="332">
        <w:r w:rsidR="008A3924">
          <w:rPr>
            <w:rFonts w:ascii="Arial" w:hAnsi="Arial" w:cs="Arial"/>
            <w:bCs/>
            <w:color w:val="000000" w:themeColor="text1"/>
          </w:rPr>
          <w:t>reanalysis</w:t>
        </w:r>
      </w:ins>
      <w:ins w:author="Ana Cristina Machado Russo" w:date="2025-12-29T10:34:00Z" w16du:dateUtc="2025-12-29T10:34:00Z" w:id="333">
        <w:r w:rsidR="008A3924">
          <w:rPr>
            <w:rFonts w:ascii="Arial" w:hAnsi="Arial" w:cs="Arial"/>
            <w:bCs/>
            <w:color w:val="000000" w:themeColor="text1"/>
          </w:rPr>
          <w:t xml:space="preserve"> </w:t>
        </w:r>
      </w:ins>
      <w:del w:author="Ana Cristina Machado Russo" w:date="2025-12-29T10:35:00Z" w16du:dateUtc="2025-12-29T10:35:00Z" w:id="334">
        <w:r w:rsidDel="008A3924" w:rsidR="00B45C01">
          <w:rPr>
            <w:rFonts w:ascii="Arial" w:hAnsi="Arial" w:cs="Arial"/>
            <w:bCs/>
            <w:color w:val="000000" w:themeColor="text1"/>
          </w:rPr>
          <w:delText xml:space="preserve">dataset </w:delText>
        </w:r>
        <w:r w:rsidDel="008A3924" w:rsidR="00B506C6">
          <w:rPr>
            <w:rFonts w:ascii="Arial" w:hAnsi="Arial" w:cs="Arial"/>
            <w:bCs/>
            <w:color w:val="000000" w:themeColor="text1"/>
          </w:rPr>
          <w:delText xml:space="preserve">called </w:delText>
        </w:r>
        <w:r w:rsidRPr="00B506C6" w:rsidDel="008A3924" w:rsidR="00B506C6">
          <w:rPr>
            <w:rFonts w:ascii="Arial" w:hAnsi="Arial" w:cs="Arial"/>
            <w:bCs/>
            <w:color w:val="000000" w:themeColor="text1"/>
          </w:rPr>
          <w:delText>“ERA5 hourly data on single levels from 1940 to present”</w:delText>
        </w:r>
      </w:del>
      <w:r w:rsidRPr="00B506C6" w:rsidR="00B506C6">
        <w:rPr>
          <w:rFonts w:ascii="Arial" w:hAnsi="Arial" w:cs="Arial"/>
          <w:bCs/>
          <w:color w:val="000000" w:themeColor="text1"/>
        </w:rPr>
        <w:t xml:space="preserve">. ERA5 is defined as the fifth generation European Centre for Medium-Range Weather Forecasts (ECMWF) reanalysis for the global climate and weather, replacing the ERA-Interim reanalysis. </w:t>
      </w:r>
      <w:ins w:author="Ana Cristina Machado Russo" w:date="2025-12-29T10:35:00Z" w16du:dateUtc="2025-12-29T10:35:00Z" w:id="335">
        <w:r w:rsidR="008A3924">
          <w:rPr>
            <w:rFonts w:ascii="Arial" w:hAnsi="Arial" w:cs="Arial"/>
            <w:bCs/>
            <w:color w:val="000000" w:themeColor="text1"/>
          </w:rPr>
          <w:t xml:space="preserve">A </w:t>
        </w:r>
      </w:ins>
      <w:del w:author="Ana Cristina Machado Russo" w:date="2025-12-29T10:35:00Z" w16du:dateUtc="2025-12-29T10:35:00Z" w:id="336">
        <w:r w:rsidRPr="00B506C6" w:rsidDel="008A3924" w:rsidR="00B506C6">
          <w:rPr>
            <w:rFonts w:ascii="Arial" w:hAnsi="Arial" w:cs="Arial"/>
            <w:bCs/>
            <w:color w:val="000000" w:themeColor="text1"/>
          </w:rPr>
          <w:delText>R</w:delText>
        </w:r>
      </w:del>
      <w:ins w:author="Ana Cristina Machado Russo" w:date="2025-12-29T10:35:00Z" w16du:dateUtc="2025-12-29T10:35:00Z" w:id="337">
        <w:r w:rsidR="008A3924">
          <w:rPr>
            <w:rFonts w:ascii="Arial" w:hAnsi="Arial" w:cs="Arial"/>
            <w:bCs/>
            <w:color w:val="000000" w:themeColor="text1"/>
          </w:rPr>
          <w:t>r</w:t>
        </w:r>
      </w:ins>
      <w:r w:rsidRPr="00B506C6" w:rsidR="00B506C6">
        <w:rPr>
          <w:rFonts w:ascii="Arial" w:hAnsi="Arial" w:cs="Arial"/>
          <w:bCs/>
          <w:color w:val="000000" w:themeColor="text1"/>
        </w:rPr>
        <w:t>eanalysis is a method used to create long-term, consistent datasets of past atmospheric conditions by combining weather model simulations with real-world observations, in this way it is reconstructing historical climate and weather patterns instead of predicting the future. A key process behind reanalysis is data assimilation, where new observational data is continuously merged with previous model predictions to improve accuracy. This dataset is updated daily, having a delay of about 5 days that is used to prevent providing inaccurate data</w:t>
      </w:r>
      <w:r w:rsidR="00FA1AD3">
        <w:rPr>
          <w:rFonts w:ascii="Arial" w:hAnsi="Arial" w:cs="Arial"/>
          <w:bCs/>
          <w:color w:val="000000" w:themeColor="text1"/>
        </w:rPr>
        <w:t xml:space="preserve"> </w:t>
      </w:r>
      <w:sdt>
        <w:sdtPr>
          <w:rPr>
            <w:rFonts w:ascii="Arial" w:hAnsi="Arial" w:cs="Arial"/>
            <w:bCs/>
            <w:color w:val="000000" w:themeColor="text1"/>
          </w:rPr>
          <w:id w:val="1381984104"/>
          <w:citation/>
        </w:sdtPr>
        <w:sdtEndPr>
          <w:rPr>
            <w:color w:val="2F5496" w:themeColor="accent1" w:themeShade="BF"/>
          </w:rPr>
        </w:sdtEndPr>
        <w:sdtContent>
          <w:r w:rsidRPr="00FA1AD3" w:rsidR="00FA1AD3">
            <w:rPr>
              <w:rFonts w:ascii="Arial" w:hAnsi="Arial" w:cs="Arial"/>
              <w:bCs/>
              <w:color w:val="2F5496" w:themeColor="accent1" w:themeShade="BF"/>
            </w:rPr>
            <w:fldChar w:fldCharType="begin"/>
          </w:r>
          <w:r w:rsidRPr="00FA1AD3" w:rsidR="00FA1AD3">
            <w:rPr>
              <w:rFonts w:ascii="Arial" w:hAnsi="Arial" w:cs="Arial"/>
              <w:bCs/>
              <w:color w:val="2F5496" w:themeColor="accent1" w:themeShade="BF"/>
            </w:rPr>
            <w:instrText xml:space="preserve"> CITATION Cop251 \l 2070 </w:instrText>
          </w:r>
          <w:r w:rsidRPr="00FA1AD3" w:rsidR="00FA1AD3">
            <w:rPr>
              <w:rFonts w:ascii="Arial" w:hAnsi="Arial" w:cs="Arial"/>
              <w:bCs/>
              <w:color w:val="2F5496" w:themeColor="accent1" w:themeShade="BF"/>
            </w:rPr>
            <w:fldChar w:fldCharType="separate"/>
          </w:r>
          <w:r w:rsidRPr="00FA1AD3" w:rsidR="00FA1AD3">
            <w:rPr>
              <w:rFonts w:ascii="Arial" w:hAnsi="Arial" w:cs="Arial"/>
              <w:noProof/>
              <w:color w:val="2F5496" w:themeColor="accent1" w:themeShade="BF"/>
            </w:rPr>
            <w:t>(Copernicus, 2025)</w:t>
          </w:r>
          <w:r w:rsidRPr="00FA1AD3" w:rsidR="00FA1AD3">
            <w:rPr>
              <w:rFonts w:ascii="Arial" w:hAnsi="Arial" w:cs="Arial"/>
              <w:bCs/>
              <w:color w:val="2F5496" w:themeColor="accent1" w:themeShade="BF"/>
            </w:rPr>
            <w:fldChar w:fldCharType="end"/>
          </w:r>
        </w:sdtContent>
      </w:sdt>
      <w:r w:rsidRPr="00B506C6" w:rsidR="00B506C6">
        <w:rPr>
          <w:rFonts w:ascii="Arial" w:hAnsi="Arial" w:cs="Arial"/>
          <w:bCs/>
          <w:color w:val="000000" w:themeColor="text1"/>
        </w:rPr>
        <w:t>.</w:t>
      </w:r>
    </w:p>
    <w:p w:rsidR="00B273C2" w:rsidP="00242C61" w:rsidRDefault="00B273C2" w14:paraId="2E01A7FD" w14:textId="35FC55B9">
      <w:pPr>
        <w:pStyle w:val="ListParagraph"/>
        <w:numPr>
          <w:ilvl w:val="0"/>
          <w:numId w:val="4"/>
        </w:numPr>
        <w:spacing w:line="360" w:lineRule="auto"/>
        <w:jc w:val="both"/>
        <w:rPr>
          <w:rFonts w:ascii="Arial" w:hAnsi="Arial" w:cs="Arial"/>
          <w:bCs/>
          <w:color w:val="000000" w:themeColor="text1"/>
        </w:rPr>
        <w:pPrChange w:author="Ana Cristina Machado Russo" w:date="2025-12-29T09:43:00Z" w16du:dateUtc="2025-12-29T09:43:00Z" w:id="338">
          <w:pPr>
            <w:pStyle w:val="ListParagraph"/>
            <w:numPr>
              <w:numId w:val="4"/>
            </w:numPr>
            <w:spacing w:line="360" w:lineRule="auto"/>
            <w:ind w:left="1068" w:hanging="360"/>
          </w:pPr>
        </w:pPrChange>
      </w:pPr>
      <w:r>
        <w:rPr>
          <w:rFonts w:ascii="Arial" w:hAnsi="Arial" w:cs="Arial"/>
          <w:bCs/>
          <w:color w:val="000000" w:themeColor="text1"/>
        </w:rPr>
        <w:t>Atmosphere Data Store (ADS)</w:t>
      </w:r>
      <w:ins w:author="Ana Cristina Machado Russo" w:date="2025-12-29T10:35:00Z" w16du:dateUtc="2025-12-29T10:35:00Z" w:id="339">
        <w:r w:rsidR="008A3924">
          <w:rPr>
            <w:rFonts w:ascii="Arial" w:hAnsi="Arial" w:cs="Arial"/>
            <w:bCs/>
            <w:color w:val="000000" w:themeColor="text1"/>
          </w:rPr>
          <w:t>, which</w:t>
        </w:r>
      </w:ins>
      <w:r w:rsidR="00B506C6">
        <w:rPr>
          <w:rFonts w:ascii="Arial" w:hAnsi="Arial" w:cs="Arial"/>
          <w:bCs/>
          <w:color w:val="000000" w:themeColor="text1"/>
        </w:rPr>
        <w:t xml:space="preserve"> </w:t>
      </w:r>
      <w:r w:rsidRPr="0035195F" w:rsidR="0035195F">
        <w:rPr>
          <w:rFonts w:ascii="Arial" w:hAnsi="Arial" w:cs="Arial"/>
          <w:bCs/>
          <w:color w:val="000000" w:themeColor="text1"/>
        </w:rPr>
        <w:t xml:space="preserve">provides the </w:t>
      </w:r>
      <w:del w:author="Ana Cristina Machado Russo" w:date="2025-12-29T10:36:00Z" w16du:dateUtc="2025-12-29T10:36:00Z" w:id="340">
        <w:r w:rsidRPr="0035195F" w:rsidDel="008A3924" w:rsidR="0035195F">
          <w:rPr>
            <w:rFonts w:ascii="Arial" w:hAnsi="Arial" w:cs="Arial"/>
            <w:bCs/>
            <w:color w:val="000000" w:themeColor="text1"/>
          </w:rPr>
          <w:delText xml:space="preserve">dataset called </w:delText>
        </w:r>
      </w:del>
      <w:r w:rsidRPr="0035195F" w:rsidR="0035195F">
        <w:rPr>
          <w:rFonts w:ascii="Arial" w:hAnsi="Arial" w:cs="Arial"/>
          <w:bCs/>
          <w:color w:val="000000" w:themeColor="text1"/>
        </w:rPr>
        <w:t>CAMS (Copernicus Atmosphere Monitoring Service) global reanalysis (EAC4 - ECMWF Atmospheric Composition Reanalysis 4)</w:t>
      </w:r>
      <w:ins w:author="Ana Cristina Machado Russo" w:date="2025-12-29T10:36:00Z" w16du:dateUtc="2025-12-29T10:36:00Z" w:id="341">
        <w:r w:rsidR="008A3924">
          <w:rPr>
            <w:rFonts w:ascii="Arial" w:hAnsi="Arial" w:cs="Arial"/>
            <w:bCs/>
            <w:color w:val="000000" w:themeColor="text1"/>
          </w:rPr>
          <w:t>,</w:t>
        </w:r>
      </w:ins>
      <w:r w:rsidRPr="0035195F" w:rsidR="0035195F">
        <w:rPr>
          <w:rFonts w:ascii="Arial" w:hAnsi="Arial" w:cs="Arial"/>
          <w:bCs/>
          <w:color w:val="000000" w:themeColor="text1"/>
        </w:rPr>
        <w:t xml:space="preserve"> that is the fourth-generation global reanalysis of atmospheric composition. It combines model data with worldwide observations through data assimilation, creating a consistent, long-term dataset. By integrating new observations every 12 hours, it improves estimates of atmospheric conditions. Unlike real-time forecasts, reanalysis allows for the incorporation of refined historical data, enhancing accuracy over time </w:t>
      </w:r>
      <w:sdt>
        <w:sdtPr>
          <w:rPr>
            <w:rFonts w:ascii="Arial" w:hAnsi="Arial" w:cs="Arial"/>
            <w:bCs/>
            <w:color w:val="000000" w:themeColor="text1"/>
          </w:rPr>
          <w:id w:val="-1368370619"/>
          <w:citation/>
        </w:sdtPr>
        <w:sdtEndPr>
          <w:rPr>
            <w:color w:val="2F5496" w:themeColor="accent1" w:themeShade="BF"/>
          </w:rPr>
        </w:sdtEndPr>
        <w:sdtContent>
          <w:r w:rsidRPr="00FA1AD3" w:rsidR="00FA1AD3">
            <w:rPr>
              <w:rFonts w:ascii="Arial" w:hAnsi="Arial" w:cs="Arial"/>
              <w:bCs/>
              <w:color w:val="2F5496" w:themeColor="accent1" w:themeShade="BF"/>
            </w:rPr>
            <w:fldChar w:fldCharType="begin"/>
          </w:r>
          <w:r w:rsidRPr="00FA1AD3" w:rsidR="00FA1AD3">
            <w:rPr>
              <w:rFonts w:ascii="Arial" w:hAnsi="Arial" w:cs="Arial"/>
              <w:bCs/>
              <w:color w:val="2F5496" w:themeColor="accent1" w:themeShade="BF"/>
            </w:rPr>
            <w:instrText xml:space="preserve"> CITATION Cop252 \l 2070 </w:instrText>
          </w:r>
          <w:r w:rsidRPr="00FA1AD3" w:rsidR="00FA1AD3">
            <w:rPr>
              <w:rFonts w:ascii="Arial" w:hAnsi="Arial" w:cs="Arial"/>
              <w:bCs/>
              <w:color w:val="2F5496" w:themeColor="accent1" w:themeShade="BF"/>
            </w:rPr>
            <w:fldChar w:fldCharType="separate"/>
          </w:r>
          <w:r w:rsidRPr="00FA1AD3" w:rsidR="00FA1AD3">
            <w:rPr>
              <w:rFonts w:ascii="Arial" w:hAnsi="Arial" w:cs="Arial"/>
              <w:noProof/>
              <w:color w:val="2F5496" w:themeColor="accent1" w:themeShade="BF"/>
            </w:rPr>
            <w:t>(Copernicus, 2025)</w:t>
          </w:r>
          <w:r w:rsidRPr="00FA1AD3" w:rsidR="00FA1AD3">
            <w:rPr>
              <w:rFonts w:ascii="Arial" w:hAnsi="Arial" w:cs="Arial"/>
              <w:bCs/>
              <w:color w:val="2F5496" w:themeColor="accent1" w:themeShade="BF"/>
            </w:rPr>
            <w:fldChar w:fldCharType="end"/>
          </w:r>
        </w:sdtContent>
      </w:sdt>
      <w:r w:rsidRPr="0035195F" w:rsidR="0035195F">
        <w:rPr>
          <w:rFonts w:ascii="Arial" w:hAnsi="Arial" w:cs="Arial"/>
          <w:bCs/>
          <w:color w:val="000000" w:themeColor="text1"/>
        </w:rPr>
        <w:t>.</w:t>
      </w:r>
    </w:p>
    <w:p w:rsidR="000269FE" w:rsidP="00242C61" w:rsidRDefault="00B273C2" w14:paraId="2B9B5820" w14:textId="4A757858">
      <w:pPr>
        <w:pStyle w:val="ListParagraph"/>
        <w:numPr>
          <w:ilvl w:val="0"/>
          <w:numId w:val="4"/>
        </w:numPr>
        <w:spacing w:line="360" w:lineRule="auto"/>
        <w:jc w:val="both"/>
        <w:rPr>
          <w:rFonts w:ascii="Arial" w:hAnsi="Arial" w:cs="Arial"/>
          <w:color w:val="000000" w:themeColor="text1"/>
        </w:rPr>
        <w:pPrChange w:author="Ana Cristina Machado Russo" w:date="2025-12-29T09:43:00Z" w16du:dateUtc="2025-12-29T09:43:00Z" w:id="342">
          <w:pPr>
            <w:pStyle w:val="ListParagraph"/>
            <w:numPr>
              <w:numId w:val="4"/>
            </w:numPr>
            <w:spacing w:line="360" w:lineRule="auto"/>
            <w:ind w:left="1068" w:hanging="360"/>
          </w:pPr>
        </w:pPrChange>
      </w:pPr>
      <w:commentRangeStart w:id="343"/>
      <w:r w:rsidRPr="003F0DA5">
        <w:rPr>
          <w:rFonts w:ascii="Arial" w:hAnsi="Arial" w:cs="Arial"/>
          <w:bCs/>
          <w:color w:val="000000" w:themeColor="text1"/>
        </w:rPr>
        <w:t>NASA’s Active Fire Data</w:t>
      </w:r>
      <w:ins w:author="Ana Cristina Machado Russo" w:date="2025-12-29T10:36:00Z" w16du:dateUtc="2025-12-29T10:36:00Z" w:id="344">
        <w:r w:rsidR="008A3924">
          <w:rPr>
            <w:rFonts w:ascii="Arial" w:hAnsi="Arial" w:cs="Arial"/>
            <w:bCs/>
            <w:color w:val="000000" w:themeColor="text1"/>
          </w:rPr>
          <w:t>,</w:t>
        </w:r>
      </w:ins>
      <w:r w:rsidRPr="003F0DA5">
        <w:rPr>
          <w:rFonts w:ascii="Arial" w:hAnsi="Arial" w:cs="Arial"/>
          <w:bCs/>
          <w:color w:val="000000" w:themeColor="text1"/>
        </w:rPr>
        <w:t xml:space="preserve"> </w:t>
      </w:r>
      <w:ins w:author="Ana Cristina Machado Russo" w:date="2025-12-29T10:36:00Z" w16du:dateUtc="2025-12-29T10:36:00Z" w:id="345">
        <w:r w:rsidR="008A3924">
          <w:rPr>
            <w:rFonts w:ascii="Arial" w:hAnsi="Arial" w:cs="Arial"/>
            <w:bCs/>
            <w:color w:val="000000" w:themeColor="text1"/>
          </w:rPr>
          <w:t xml:space="preserve">which </w:t>
        </w:r>
      </w:ins>
      <w:r w:rsidRPr="003F0DA5" w:rsidR="0035195F">
        <w:rPr>
          <w:rFonts w:ascii="Arial" w:hAnsi="Arial" w:cs="Arial"/>
          <w:bCs/>
          <w:color w:val="000000" w:themeColor="text1"/>
        </w:rPr>
        <w:t xml:space="preserve">provides the </w:t>
      </w:r>
      <w:del w:author="Ana Cristina Machado Russo" w:date="2025-12-29T10:36:00Z" w16du:dateUtc="2025-12-29T10:36:00Z" w:id="346">
        <w:r w:rsidRPr="003F0DA5" w:rsidDel="008A3924" w:rsidR="0035195F">
          <w:rPr>
            <w:rFonts w:ascii="Arial" w:hAnsi="Arial" w:cs="Arial"/>
            <w:bCs/>
            <w:color w:val="000000" w:themeColor="text1"/>
          </w:rPr>
          <w:delText>data</w:delText>
        </w:r>
        <w:r w:rsidRPr="003F0DA5" w:rsidDel="008A3924" w:rsidR="003F0DA5">
          <w:rPr>
            <w:rFonts w:ascii="Arial" w:hAnsi="Arial" w:cs="Arial"/>
            <w:bCs/>
            <w:color w:val="000000" w:themeColor="text1"/>
          </w:rPr>
          <w:delText xml:space="preserve">set that contains </w:delText>
        </w:r>
      </w:del>
      <w:r w:rsidRPr="003F0DA5" w:rsidR="003F0DA5">
        <w:rPr>
          <w:rFonts w:ascii="Arial" w:hAnsi="Arial" w:cs="Arial"/>
          <w:bCs/>
          <w:color w:val="000000" w:themeColor="text1"/>
        </w:rPr>
        <w:t xml:space="preserve">FRP </w:t>
      </w:r>
      <w:del w:author="Ana Cristina Machado Russo" w:date="2025-12-29T10:36:00Z" w16du:dateUtc="2025-12-29T10:36:00Z" w:id="347">
        <w:r w:rsidRPr="003F0DA5" w:rsidDel="008A3924" w:rsidR="003F0DA5">
          <w:rPr>
            <w:rFonts w:ascii="Arial" w:hAnsi="Arial" w:cs="Arial"/>
            <w:bCs/>
            <w:color w:val="000000" w:themeColor="text1"/>
          </w:rPr>
          <w:delText>values</w:delText>
        </w:r>
      </w:del>
      <w:ins w:author="Ana Cristina Machado Russo" w:date="2025-12-29T10:36:00Z" w16du:dateUtc="2025-12-29T10:36:00Z" w:id="348">
        <w:r w:rsidR="008A3924">
          <w:rPr>
            <w:rFonts w:ascii="Arial" w:hAnsi="Arial" w:cs="Arial"/>
            <w:bCs/>
            <w:color w:val="000000" w:themeColor="text1"/>
          </w:rPr>
          <w:t>dataset</w:t>
        </w:r>
      </w:ins>
      <w:r w:rsidRPr="003F0DA5" w:rsidR="003F0DA5">
        <w:rPr>
          <w:rFonts w:ascii="Arial" w:hAnsi="Arial" w:cs="Arial"/>
          <w:bCs/>
          <w:color w:val="000000" w:themeColor="text1"/>
        </w:rPr>
        <w:t xml:space="preserve">. </w:t>
      </w:r>
      <w:r w:rsidRPr="003F0DA5" w:rsidR="00002E5B">
        <w:rPr>
          <w:rFonts w:ascii="Arial" w:hAnsi="Arial" w:cs="Arial"/>
          <w:color w:val="000000" w:themeColor="text1"/>
        </w:rPr>
        <w:t>The Fire Information for Resource Management System (FIRMS)</w:t>
      </w:r>
      <w:r w:rsidRPr="003F0DA5" w:rsidR="00D5616F">
        <w:rPr>
          <w:rFonts w:ascii="Arial" w:hAnsi="Arial" w:cs="Arial"/>
          <w:color w:val="000000" w:themeColor="text1"/>
        </w:rPr>
        <w:t xml:space="preserve"> is the tool</w:t>
      </w:r>
      <w:r w:rsidRPr="003F0DA5" w:rsidR="00967CD7">
        <w:rPr>
          <w:rFonts w:ascii="Arial" w:hAnsi="Arial" w:cs="Arial"/>
          <w:color w:val="000000" w:themeColor="text1"/>
        </w:rPr>
        <w:t xml:space="preserve"> provid</w:t>
      </w:r>
      <w:r w:rsidR="00BE044F">
        <w:rPr>
          <w:rFonts w:ascii="Arial" w:hAnsi="Arial" w:cs="Arial"/>
          <w:color w:val="000000" w:themeColor="text1"/>
        </w:rPr>
        <w:t>ing</w:t>
      </w:r>
      <w:r w:rsidRPr="003F0DA5" w:rsidR="00967CD7">
        <w:rPr>
          <w:rFonts w:ascii="Arial" w:hAnsi="Arial" w:cs="Arial"/>
          <w:color w:val="000000" w:themeColor="text1"/>
        </w:rPr>
        <w:t xml:space="preserve"> near real-time active fire data from </w:t>
      </w:r>
      <w:r w:rsidRPr="003F0DA5" w:rsidR="00D506D1">
        <w:rPr>
          <w:rFonts w:ascii="Arial" w:hAnsi="Arial" w:cs="Arial"/>
          <w:color w:val="000000" w:themeColor="text1"/>
        </w:rPr>
        <w:t>the Moderate Resolution Imaging Spectroradiometer (MODIS)</w:t>
      </w:r>
      <w:r w:rsidRPr="003F0DA5" w:rsidR="002119E9">
        <w:rPr>
          <w:rFonts w:ascii="Arial" w:hAnsi="Arial" w:cs="Arial"/>
          <w:color w:val="000000" w:themeColor="text1"/>
        </w:rPr>
        <w:t xml:space="preserve"> </w:t>
      </w:r>
      <w:r w:rsidRPr="003F0DA5" w:rsidR="00892569">
        <w:rPr>
          <w:rFonts w:ascii="Arial" w:hAnsi="Arial" w:cs="Arial"/>
          <w:color w:val="000000" w:themeColor="text1"/>
        </w:rPr>
        <w:t>carried by Aqua and Terra satellites</w:t>
      </w:r>
      <w:r w:rsidRPr="003F0DA5" w:rsidR="006E2455">
        <w:rPr>
          <w:rFonts w:ascii="Arial" w:hAnsi="Arial" w:cs="Arial"/>
          <w:color w:val="000000" w:themeColor="text1"/>
        </w:rPr>
        <w:t xml:space="preserve"> </w:t>
      </w:r>
      <w:sdt>
        <w:sdtPr>
          <w:rPr>
            <w:rFonts w:ascii="Arial" w:hAnsi="Arial" w:cs="Arial"/>
            <w:color w:val="000000" w:themeColor="text1"/>
          </w:rPr>
          <w:id w:val="-1905989469"/>
          <w:citation/>
        </w:sdtPr>
        <w:sdtEndPr>
          <w:rPr>
            <w:color w:val="2F5496" w:themeColor="accent1" w:themeShade="BF"/>
          </w:rPr>
        </w:sdtEndPr>
        <w:sdtContent>
          <w:r w:rsidRPr="003F0DA5" w:rsidR="00C62EA1">
            <w:rPr>
              <w:rFonts w:ascii="Arial" w:hAnsi="Arial" w:cs="Arial"/>
              <w:color w:val="2F5496" w:themeColor="accent1" w:themeShade="BF"/>
            </w:rPr>
            <w:fldChar w:fldCharType="begin"/>
          </w:r>
          <w:r w:rsidRPr="003F0DA5" w:rsidR="00C62EA1">
            <w:rPr>
              <w:rFonts w:ascii="Arial" w:hAnsi="Arial" w:cs="Arial"/>
              <w:color w:val="2F5496" w:themeColor="accent1" w:themeShade="BF"/>
            </w:rPr>
            <w:instrText xml:space="preserve"> CITATION NAS25 \l 2070 </w:instrText>
          </w:r>
          <w:r w:rsidRPr="003F0DA5" w:rsidR="00C62EA1">
            <w:rPr>
              <w:rFonts w:ascii="Arial" w:hAnsi="Arial" w:cs="Arial"/>
              <w:color w:val="2F5496" w:themeColor="accent1" w:themeShade="BF"/>
            </w:rPr>
            <w:fldChar w:fldCharType="separate"/>
          </w:r>
          <w:r w:rsidRPr="003F0DA5" w:rsidR="00C62EA1">
            <w:rPr>
              <w:rFonts w:ascii="Arial" w:hAnsi="Arial" w:cs="Arial"/>
              <w:noProof/>
              <w:color w:val="2F5496" w:themeColor="accent1" w:themeShade="BF"/>
            </w:rPr>
            <w:t>(NASA, 2025)</w:t>
          </w:r>
          <w:r w:rsidRPr="003F0DA5" w:rsidR="00C62EA1">
            <w:rPr>
              <w:rFonts w:ascii="Arial" w:hAnsi="Arial" w:cs="Arial"/>
              <w:color w:val="2F5496" w:themeColor="accent1" w:themeShade="BF"/>
            </w:rPr>
            <w:fldChar w:fldCharType="end"/>
          </w:r>
        </w:sdtContent>
      </w:sdt>
      <w:r w:rsidRPr="003F0DA5" w:rsidR="00711A4F">
        <w:rPr>
          <w:rFonts w:ascii="Arial" w:hAnsi="Arial" w:cs="Arial"/>
          <w:color w:val="000000" w:themeColor="text1"/>
        </w:rPr>
        <w:t>.</w:t>
      </w:r>
      <w:commentRangeEnd w:id="343"/>
      <w:r w:rsidR="008A3924">
        <w:rPr>
          <w:rStyle w:val="CommentReference"/>
          <w:rFonts w:ascii="Arial" w:hAnsi="Arial" w:cs="Arial"/>
          <w:color w:val="000000" w:themeColor="text1"/>
          <w:sz w:val="22"/>
          <w:szCs w:val="22"/>
        </w:rPr>
        <w:commentReference w:id="343"/>
      </w:r>
    </w:p>
    <w:p w:rsidRPr="008B5D1D" w:rsidR="00D2635A" w:rsidP="00242C61" w:rsidRDefault="002673CB" w14:paraId="7769E205" w14:textId="7FB6876A">
      <w:pPr>
        <w:pStyle w:val="Heading3"/>
        <w:ind w:firstLine="708"/>
        <w:jc w:val="both"/>
        <w:rPr>
          <w:rFonts w:ascii="Arial" w:hAnsi="Arial" w:cs="Arial"/>
          <w:color w:val="000000" w:themeColor="text1"/>
          <w:sz w:val="24"/>
          <w:szCs w:val="24"/>
          <w:u w:val="single"/>
        </w:rPr>
        <w:pPrChange w:author="Ana Cristina Machado Russo" w:date="2025-12-29T09:43:00Z" w16du:dateUtc="2025-12-29T09:43:00Z" w:id="349">
          <w:pPr>
            <w:pStyle w:val="Heading3"/>
            <w:ind w:firstLine="708"/>
          </w:pPr>
        </w:pPrChange>
      </w:pPr>
      <w:bookmarkStart w:name="_Toc216955737" w:id="350"/>
      <w:r>
        <w:rPr>
          <w:rFonts w:ascii="Arial" w:hAnsi="Arial" w:cs="Arial"/>
          <w:color w:val="000000" w:themeColor="text1"/>
          <w:sz w:val="24"/>
          <w:szCs w:val="24"/>
          <w:u w:val="single"/>
        </w:rPr>
        <w:t>3.2.1.</w:t>
      </w:r>
      <w:commentRangeStart w:id="351"/>
      <w:r w:rsidRPr="008B5D1D" w:rsidR="00D2635A">
        <w:rPr>
          <w:rFonts w:ascii="Arial" w:hAnsi="Arial" w:cs="Arial"/>
          <w:color w:val="000000" w:themeColor="text1"/>
          <w:sz w:val="24"/>
          <w:szCs w:val="24"/>
          <w:u w:val="single"/>
        </w:rPr>
        <w:t>Download</w:t>
      </w:r>
      <w:bookmarkEnd w:id="350"/>
      <w:commentRangeEnd w:id="351"/>
      <w:r w:rsidRPr="008B5D1D" w:rsidR="00242C61">
        <w:rPr>
          <w:rStyle w:val="CommentReference"/>
          <w:rFonts w:ascii="Arial" w:hAnsi="Arial" w:cs="Arial"/>
          <w:color w:val="000000" w:themeColor="text1"/>
          <w:sz w:val="24"/>
          <w:szCs w:val="24"/>
          <w:u w:val="single"/>
        </w:rPr>
        <w:commentReference w:id="351"/>
      </w:r>
    </w:p>
    <w:p w:rsidR="00D2635A" w:rsidP="00242C61" w:rsidRDefault="00D2635A" w14:paraId="3410C8D2" w14:textId="04BB7588">
      <w:pPr>
        <w:spacing w:line="360" w:lineRule="auto"/>
        <w:jc w:val="both"/>
        <w:rPr>
          <w:rFonts w:ascii="Arial" w:hAnsi="Arial" w:cs="Arial"/>
        </w:rPr>
        <w:pPrChange w:author="Ana Cristina Machado Russo" w:date="2025-12-29T09:43:00Z" w16du:dateUtc="2025-12-29T09:43:00Z" w:id="352">
          <w:pPr>
            <w:spacing w:line="360" w:lineRule="auto"/>
          </w:pPr>
        </w:pPrChange>
      </w:pPr>
      <w:r w:rsidRPr="008B5D1D">
        <w:rPr>
          <w:rFonts w:ascii="Arial" w:hAnsi="Arial" w:cs="Arial"/>
        </w:rPr>
        <w:t>The process to download data from the two Copernicus data</w:t>
      </w:r>
      <w:r>
        <w:rPr>
          <w:rFonts w:ascii="Arial" w:hAnsi="Arial" w:cs="Arial"/>
        </w:rPr>
        <w:t>bases</w:t>
      </w:r>
      <w:r w:rsidRPr="008B5D1D">
        <w:rPr>
          <w:rFonts w:ascii="Arial" w:hAnsi="Arial" w:cs="Arial"/>
        </w:rPr>
        <w:t xml:space="preserve">, </w:t>
      </w:r>
      <w:r>
        <w:rPr>
          <w:rFonts w:ascii="Arial" w:hAnsi="Arial" w:cs="Arial"/>
        </w:rPr>
        <w:t>ERA5</w:t>
      </w:r>
      <w:r w:rsidRPr="008B5D1D">
        <w:rPr>
          <w:rFonts w:ascii="Arial" w:hAnsi="Arial" w:cs="Arial"/>
        </w:rPr>
        <w:t xml:space="preserve"> and </w:t>
      </w:r>
      <w:r>
        <w:rPr>
          <w:rFonts w:ascii="Arial" w:hAnsi="Arial" w:cs="Arial"/>
        </w:rPr>
        <w:t>CAMS-EAC4</w:t>
      </w:r>
      <w:r w:rsidRPr="008B5D1D">
        <w:rPr>
          <w:rFonts w:ascii="Arial" w:hAnsi="Arial" w:cs="Arial"/>
        </w:rPr>
        <w:t xml:space="preserve">, was facilitated by </w:t>
      </w:r>
      <w:r w:rsidR="00E42994">
        <w:rPr>
          <w:rFonts w:ascii="Arial" w:hAnsi="Arial" w:cs="Arial"/>
        </w:rPr>
        <w:t>each</w:t>
      </w:r>
      <w:r w:rsidRPr="008B5D1D">
        <w:rPr>
          <w:rFonts w:ascii="Arial" w:hAnsi="Arial" w:cs="Arial"/>
        </w:rPr>
        <w:t xml:space="preserve"> source providing an Application Programming Interface (API). </w:t>
      </w:r>
      <w:r>
        <w:rPr>
          <w:rFonts w:ascii="Arial" w:hAnsi="Arial" w:cs="Arial"/>
        </w:rPr>
        <w:t>In each website’s database is possible to select different aspects that it’s needed in the downloadable dataset, such as variables</w:t>
      </w:r>
      <w:r w:rsidR="00BB765E">
        <w:rPr>
          <w:rFonts w:ascii="Arial" w:hAnsi="Arial" w:cs="Arial"/>
        </w:rPr>
        <w:t xml:space="preserve"> to use</w:t>
      </w:r>
      <w:r>
        <w:rPr>
          <w:rFonts w:ascii="Arial" w:hAnsi="Arial" w:cs="Arial"/>
        </w:rPr>
        <w:t xml:space="preserve">, date range, time of observation, geographical area, and data and download format. In the case of CAMS database, it was also possible to determine </w:t>
      </w:r>
      <w:commentRangeStart w:id="353"/>
      <w:commentRangeStart w:id="354"/>
      <w:r>
        <w:rPr>
          <w:rFonts w:ascii="Arial" w:hAnsi="Arial" w:cs="Arial"/>
        </w:rPr>
        <w:t>pressure and model levels.</w:t>
      </w:r>
      <w:commentRangeEnd w:id="353"/>
      <w:r w:rsidR="00242C61">
        <w:rPr>
          <w:rStyle w:val="CommentReference"/>
          <w:rFonts w:ascii="Arial" w:hAnsi="Arial" w:cs="Arial"/>
          <w:sz w:val="22"/>
          <w:szCs w:val="22"/>
        </w:rPr>
        <w:commentReference w:id="353"/>
      </w:r>
      <w:commentRangeEnd w:id="354"/>
      <w:r w:rsidR="008A3924">
        <w:rPr>
          <w:rStyle w:val="CommentReference"/>
          <w:rFonts w:ascii="Arial" w:hAnsi="Arial" w:cs="Arial"/>
          <w:sz w:val="22"/>
          <w:szCs w:val="22"/>
        </w:rPr>
        <w:commentReference w:id="354"/>
      </w:r>
      <w:r w:rsidR="008B3B2C">
        <w:rPr>
          <w:rFonts w:ascii="Arial" w:hAnsi="Arial" w:cs="Arial"/>
        </w:rPr>
        <w:t xml:space="preserve"> </w:t>
      </w:r>
      <w:r w:rsidR="000144BF">
        <w:rPr>
          <w:rFonts w:ascii="Arial" w:hAnsi="Arial" w:cs="Arial"/>
        </w:rPr>
        <w:t xml:space="preserve">The process of obtaining data could be done using </w:t>
      </w:r>
      <w:r w:rsidR="00C85117">
        <w:rPr>
          <w:rFonts w:ascii="Arial" w:hAnsi="Arial" w:cs="Arial"/>
        </w:rPr>
        <w:t xml:space="preserve">the website directly of having the provided script </w:t>
      </w:r>
      <w:r w:rsidR="00332502">
        <w:rPr>
          <w:rFonts w:ascii="Arial" w:hAnsi="Arial" w:cs="Arial"/>
        </w:rPr>
        <w:t xml:space="preserve">run </w:t>
      </w:r>
      <w:r w:rsidR="00E06BFD">
        <w:rPr>
          <w:rFonts w:ascii="Arial" w:hAnsi="Arial" w:cs="Arial"/>
        </w:rPr>
        <w:t>locally</w:t>
      </w:r>
      <w:r w:rsidR="000144BF">
        <w:rPr>
          <w:rFonts w:ascii="Arial" w:hAnsi="Arial" w:cs="Arial"/>
        </w:rPr>
        <w:t xml:space="preserve">. </w:t>
      </w:r>
      <w:del w:author="Ana Cristina Machado Russo" w:date="2025-12-29T10:38:00Z" w16du:dateUtc="2025-12-29T10:38:00Z" w:id="355">
        <w:r w:rsidDel="008A3924" w:rsidR="00A61EBA">
          <w:rPr>
            <w:rFonts w:ascii="Arial" w:hAnsi="Arial" w:cs="Arial"/>
          </w:rPr>
          <w:delText xml:space="preserve">An </w:delText>
        </w:r>
      </w:del>
      <w:ins w:author="Ana Cristina Machado Russo" w:date="2025-12-29T10:38:00Z" w16du:dateUtc="2025-12-29T10:38:00Z" w:id="356">
        <w:r w:rsidR="008A3924">
          <w:rPr>
            <w:rFonts w:ascii="Arial" w:hAnsi="Arial" w:cs="Arial"/>
          </w:rPr>
          <w:t>The</w:t>
        </w:r>
        <w:r w:rsidR="008A3924">
          <w:rPr>
            <w:rFonts w:ascii="Arial" w:hAnsi="Arial" w:cs="Arial"/>
          </w:rPr>
          <w:t xml:space="preserve"> </w:t>
        </w:r>
      </w:ins>
      <w:r w:rsidR="00A61EBA">
        <w:rPr>
          <w:rFonts w:ascii="Arial" w:hAnsi="Arial" w:cs="Arial"/>
        </w:rPr>
        <w:t>API</w:t>
      </w:r>
      <w:r w:rsidR="006214B7">
        <w:rPr>
          <w:rFonts w:ascii="Arial" w:hAnsi="Arial" w:cs="Arial"/>
        </w:rPr>
        <w:t xml:space="preserve"> essentially </w:t>
      </w:r>
      <w:r w:rsidR="00375BE5">
        <w:rPr>
          <w:rFonts w:ascii="Arial" w:hAnsi="Arial" w:cs="Arial"/>
        </w:rPr>
        <w:t>works as a set o</w:t>
      </w:r>
      <w:r w:rsidR="00596DEA">
        <w:rPr>
          <w:rFonts w:ascii="Arial" w:hAnsi="Arial" w:cs="Arial"/>
        </w:rPr>
        <w:t>f</w:t>
      </w:r>
      <w:r w:rsidR="00375BE5">
        <w:rPr>
          <w:rFonts w:ascii="Arial" w:hAnsi="Arial" w:cs="Arial"/>
        </w:rPr>
        <w:t xml:space="preserve"> rules</w:t>
      </w:r>
      <w:r w:rsidR="00187CF9">
        <w:rPr>
          <w:rFonts w:ascii="Arial" w:hAnsi="Arial" w:cs="Arial"/>
        </w:rPr>
        <w:t xml:space="preserve"> that specif</w:t>
      </w:r>
      <w:ins w:author="Ana Cristina Machado Russo" w:date="2025-12-29T10:38:00Z" w16du:dateUtc="2025-12-29T10:38:00Z" w:id="357">
        <w:r w:rsidR="008A3924">
          <w:rPr>
            <w:rFonts w:ascii="Arial" w:hAnsi="Arial" w:cs="Arial"/>
          </w:rPr>
          <w:t>y</w:t>
        </w:r>
      </w:ins>
      <w:del w:author="Ana Cristina Machado Russo" w:date="2025-12-29T10:38:00Z" w16du:dateUtc="2025-12-29T10:38:00Z" w:id="358">
        <w:r w:rsidDel="008A3924" w:rsidR="00187CF9">
          <w:rPr>
            <w:rFonts w:ascii="Arial" w:hAnsi="Arial" w:cs="Arial"/>
          </w:rPr>
          <w:delText>ies</w:delText>
        </w:r>
      </w:del>
      <w:r w:rsidR="00187CF9">
        <w:rPr>
          <w:rFonts w:ascii="Arial" w:hAnsi="Arial" w:cs="Arial"/>
        </w:rPr>
        <w:t xml:space="preserve"> how one can request </w:t>
      </w:r>
      <w:r w:rsidR="00596DEA">
        <w:rPr>
          <w:rFonts w:ascii="Arial" w:hAnsi="Arial" w:cs="Arial"/>
        </w:rPr>
        <w:t xml:space="preserve">data from </w:t>
      </w:r>
      <w:r w:rsidR="00856629">
        <w:rPr>
          <w:rFonts w:ascii="Arial" w:hAnsi="Arial" w:cs="Arial"/>
        </w:rPr>
        <w:t>a database</w:t>
      </w:r>
      <w:r w:rsidR="007B1105">
        <w:rPr>
          <w:rFonts w:ascii="Arial" w:hAnsi="Arial" w:cs="Arial"/>
        </w:rPr>
        <w:t xml:space="preserve">, </w:t>
      </w:r>
      <w:r w:rsidR="002C5E29">
        <w:rPr>
          <w:rFonts w:ascii="Arial" w:hAnsi="Arial" w:cs="Arial"/>
        </w:rPr>
        <w:t>establi</w:t>
      </w:r>
      <w:r w:rsidR="00FD1101">
        <w:rPr>
          <w:rFonts w:ascii="Arial" w:hAnsi="Arial" w:cs="Arial"/>
        </w:rPr>
        <w:t>shing a relation between a client and a server. I</w:t>
      </w:r>
      <w:r w:rsidR="007B1105">
        <w:rPr>
          <w:rFonts w:ascii="Arial" w:hAnsi="Arial" w:cs="Arial"/>
        </w:rPr>
        <w:t xml:space="preserve">n </w:t>
      </w:r>
      <w:r w:rsidR="00BA0EDB">
        <w:rPr>
          <w:rFonts w:ascii="Arial" w:hAnsi="Arial" w:cs="Arial"/>
        </w:rPr>
        <w:t xml:space="preserve">a </w:t>
      </w:r>
      <w:r w:rsidR="007B1105">
        <w:rPr>
          <w:rFonts w:ascii="Arial" w:hAnsi="Arial" w:cs="Arial"/>
        </w:rPr>
        <w:t xml:space="preserve">more </w:t>
      </w:r>
      <w:r w:rsidR="00682EAA">
        <w:rPr>
          <w:rFonts w:ascii="Arial" w:hAnsi="Arial" w:cs="Arial"/>
        </w:rPr>
        <w:t>common way can be used in “log in”</w:t>
      </w:r>
      <w:r w:rsidR="00A9327E">
        <w:rPr>
          <w:rFonts w:ascii="Arial" w:hAnsi="Arial" w:cs="Arial"/>
        </w:rPr>
        <w:t>, navigation apps</w:t>
      </w:r>
      <w:r w:rsidR="00682EAA">
        <w:rPr>
          <w:rFonts w:ascii="Arial" w:hAnsi="Arial" w:cs="Arial"/>
        </w:rPr>
        <w:t xml:space="preserve"> or </w:t>
      </w:r>
      <w:r w:rsidR="00F95380">
        <w:rPr>
          <w:rFonts w:ascii="Arial" w:hAnsi="Arial" w:cs="Arial"/>
        </w:rPr>
        <w:t>processing a card payment</w:t>
      </w:r>
      <w:r w:rsidR="00F6083C">
        <w:rPr>
          <w:rFonts w:ascii="Arial" w:hAnsi="Arial" w:cs="Arial"/>
        </w:rPr>
        <w:t xml:space="preserve">, </w:t>
      </w:r>
      <w:r w:rsidR="001E4E40">
        <w:rPr>
          <w:rFonts w:ascii="Arial" w:hAnsi="Arial" w:cs="Arial"/>
        </w:rPr>
        <w:t>u</w:t>
      </w:r>
      <w:r w:rsidR="00C135BC">
        <w:rPr>
          <w:rFonts w:ascii="Arial" w:hAnsi="Arial" w:cs="Arial"/>
        </w:rPr>
        <w:t>ses of the daily basis</w:t>
      </w:r>
      <w:r w:rsidR="00F00768">
        <w:rPr>
          <w:rFonts w:ascii="Arial" w:hAnsi="Arial" w:cs="Arial"/>
        </w:rPr>
        <w:t xml:space="preserve"> </w:t>
      </w:r>
      <w:sdt>
        <w:sdtPr>
          <w:rPr>
            <w:rFonts w:ascii="Arial" w:hAnsi="Arial" w:cs="Arial"/>
          </w:rPr>
          <w:id w:val="722789895"/>
          <w:citation/>
        </w:sdtPr>
        <w:sdtEndPr>
          <w:rPr>
            <w:color w:val="2F5496" w:themeColor="accent1" w:themeShade="BF"/>
          </w:rPr>
        </w:sdtEndPr>
        <w:sdtContent>
          <w:r w:rsidRPr="005A3804" w:rsidR="005A3804">
            <w:rPr>
              <w:rFonts w:ascii="Arial" w:hAnsi="Arial" w:cs="Arial"/>
              <w:color w:val="2F5496" w:themeColor="accent1" w:themeShade="BF"/>
            </w:rPr>
            <w:fldChar w:fldCharType="begin"/>
          </w:r>
          <w:r w:rsidRPr="005A3804" w:rsidR="005A3804">
            <w:rPr>
              <w:rFonts w:ascii="Arial" w:hAnsi="Arial" w:cs="Arial"/>
              <w:color w:val="2F5496" w:themeColor="accent1" w:themeShade="BF"/>
            </w:rPr>
            <w:instrText xml:space="preserve"> CITATION IBM25 \l 2070 </w:instrText>
          </w:r>
          <w:r w:rsidRPr="005A3804" w:rsidR="005A3804">
            <w:rPr>
              <w:rFonts w:ascii="Arial" w:hAnsi="Arial" w:cs="Arial"/>
              <w:color w:val="2F5496" w:themeColor="accent1" w:themeShade="BF"/>
            </w:rPr>
            <w:fldChar w:fldCharType="separate"/>
          </w:r>
          <w:r w:rsidRPr="005A3804" w:rsidR="005A3804">
            <w:rPr>
              <w:rFonts w:ascii="Arial" w:hAnsi="Arial" w:cs="Arial"/>
              <w:noProof/>
              <w:color w:val="2F5496" w:themeColor="accent1" w:themeShade="BF"/>
            </w:rPr>
            <w:t>(IBM, 2025)</w:t>
          </w:r>
          <w:r w:rsidRPr="005A3804" w:rsidR="005A3804">
            <w:rPr>
              <w:rFonts w:ascii="Arial" w:hAnsi="Arial" w:cs="Arial"/>
              <w:color w:val="2F5496" w:themeColor="accent1" w:themeShade="BF"/>
            </w:rPr>
            <w:fldChar w:fldCharType="end"/>
          </w:r>
        </w:sdtContent>
      </w:sdt>
      <w:r w:rsidR="00F00768">
        <w:rPr>
          <w:rFonts w:ascii="Arial" w:hAnsi="Arial" w:cs="Arial"/>
        </w:rPr>
        <w:t>.</w:t>
      </w:r>
    </w:p>
    <w:p w:rsidR="00D2635A" w:rsidP="00242C61" w:rsidRDefault="00D2635A" w14:paraId="0B325568" w14:textId="390E6ED0">
      <w:pPr>
        <w:spacing w:line="360" w:lineRule="auto"/>
        <w:jc w:val="both"/>
        <w:rPr>
          <w:rFonts w:ascii="Arial" w:hAnsi="Arial" w:cs="Arial"/>
        </w:rPr>
        <w:pPrChange w:author="Ana Cristina Machado Russo" w:date="2025-12-29T09:43:00Z" w16du:dateUtc="2025-12-29T09:43:00Z" w:id="359">
          <w:pPr>
            <w:spacing w:line="360" w:lineRule="auto"/>
          </w:pPr>
        </w:pPrChange>
      </w:pPr>
      <w:r>
        <w:rPr>
          <w:rFonts w:ascii="Arial" w:hAnsi="Arial" w:cs="Arial"/>
        </w:rPr>
        <w:t xml:space="preserve">Because these two databases have different time ranges, from the ERA5 database it was downloaded the years 1979 to 2024 for every </w:t>
      </w:r>
      <w:commentRangeStart w:id="360"/>
      <w:r>
        <w:rPr>
          <w:rFonts w:ascii="Arial" w:hAnsi="Arial" w:cs="Arial"/>
        </w:rPr>
        <w:t xml:space="preserve">month, day </w:t>
      </w:r>
      <w:commentRangeEnd w:id="360"/>
      <w:r w:rsidR="008A3924">
        <w:rPr>
          <w:rStyle w:val="CommentReference"/>
          <w:rFonts w:ascii="Arial" w:hAnsi="Arial" w:cs="Arial"/>
          <w:sz w:val="22"/>
          <w:szCs w:val="22"/>
        </w:rPr>
        <w:commentReference w:id="360"/>
      </w:r>
      <w:r>
        <w:rPr>
          <w:rFonts w:ascii="Arial" w:hAnsi="Arial" w:cs="Arial"/>
        </w:rPr>
        <w:t xml:space="preserve">and time available, for all the </w:t>
      </w:r>
      <w:commentRangeStart w:id="361"/>
      <w:commentRangeStart w:id="362"/>
      <w:r>
        <w:rPr>
          <w:rFonts w:ascii="Arial" w:hAnsi="Arial" w:cs="Arial"/>
        </w:rPr>
        <w:t xml:space="preserve">variables </w:t>
      </w:r>
      <w:r w:rsidR="00076EDC">
        <w:rPr>
          <w:rFonts w:ascii="Arial" w:hAnsi="Arial" w:cs="Arial"/>
        </w:rPr>
        <w:t>needed</w:t>
      </w:r>
      <w:r>
        <w:rPr>
          <w:rFonts w:ascii="Arial" w:hAnsi="Arial" w:cs="Arial"/>
        </w:rPr>
        <w:t xml:space="preserve"> </w:t>
      </w:r>
      <w:commentRangeEnd w:id="361"/>
      <w:r w:rsidR="00242C61">
        <w:rPr>
          <w:rStyle w:val="CommentReference"/>
          <w:rFonts w:ascii="Arial" w:hAnsi="Arial" w:cs="Arial"/>
          <w:sz w:val="22"/>
          <w:szCs w:val="22"/>
        </w:rPr>
        <w:commentReference w:id="361"/>
      </w:r>
      <w:commentRangeEnd w:id="362"/>
      <w:r w:rsidR="008A3924">
        <w:rPr>
          <w:rStyle w:val="CommentReference"/>
          <w:rFonts w:ascii="Arial" w:hAnsi="Arial" w:cs="Arial"/>
          <w:sz w:val="22"/>
          <w:szCs w:val="22"/>
        </w:rPr>
        <w:commentReference w:id="362"/>
      </w:r>
      <w:r>
        <w:rPr>
          <w:rFonts w:ascii="Arial" w:hAnsi="Arial" w:cs="Arial"/>
        </w:rPr>
        <w:t>and</w:t>
      </w:r>
      <w:r w:rsidR="00B02284">
        <w:rPr>
          <w:rFonts w:ascii="Arial" w:hAnsi="Arial" w:cs="Arial"/>
        </w:rPr>
        <w:t xml:space="preserve"> </w:t>
      </w:r>
      <w:ins w:author="Ana Cristina Machado Russo" w:date="2025-12-29T10:39:00Z" w16du:dateUtc="2025-12-29T10:39:00Z" w:id="363">
        <w:r w:rsidR="008A3924">
          <w:rPr>
            <w:rFonts w:ascii="Arial" w:hAnsi="Arial" w:cs="Arial"/>
          </w:rPr>
          <w:t xml:space="preserve">the </w:t>
        </w:r>
      </w:ins>
      <w:r w:rsidR="00B02284">
        <w:rPr>
          <w:rFonts w:ascii="Arial" w:hAnsi="Arial" w:cs="Arial"/>
        </w:rPr>
        <w:t>generic</w:t>
      </w:r>
      <w:r>
        <w:rPr>
          <w:rFonts w:ascii="Arial" w:hAnsi="Arial" w:cs="Arial"/>
        </w:rPr>
        <w:t xml:space="preserve"> </w:t>
      </w:r>
      <w:ins w:author="Ana Cristina Machado Russo" w:date="2025-12-29T10:39:00Z" w16du:dateUtc="2025-12-29T10:39:00Z" w:id="364">
        <w:r w:rsidR="008A3924">
          <w:rPr>
            <w:rFonts w:ascii="Arial" w:hAnsi="Arial" w:cs="Arial"/>
          </w:rPr>
          <w:t xml:space="preserve">study </w:t>
        </w:r>
      </w:ins>
      <w:r>
        <w:rPr>
          <w:rFonts w:ascii="Arial" w:hAnsi="Arial" w:cs="Arial"/>
        </w:rPr>
        <w:t>area</w:t>
      </w:r>
      <w:del w:author="Ana Cristina Machado Russo" w:date="2025-12-29T10:39:00Z" w16du:dateUtc="2025-12-29T10:39:00Z" w:id="365">
        <w:r w:rsidDel="008A3924">
          <w:rPr>
            <w:rFonts w:ascii="Arial" w:hAnsi="Arial" w:cs="Arial"/>
          </w:rPr>
          <w:delText xml:space="preserve"> of study</w:delText>
        </w:r>
      </w:del>
      <w:r>
        <w:rPr>
          <w:rFonts w:ascii="Arial" w:hAnsi="Arial" w:cs="Arial"/>
        </w:rPr>
        <w:t>. The data retrieved from CAMS-EAC4 was done in two separate API’s, where it is determined by single</w:t>
      </w:r>
      <w:r w:rsidR="00742C0A">
        <w:rPr>
          <w:rFonts w:ascii="Arial" w:hAnsi="Arial" w:cs="Arial"/>
        </w:rPr>
        <w:t>-</w:t>
      </w:r>
      <w:r>
        <w:rPr>
          <w:rFonts w:ascii="Arial" w:hAnsi="Arial" w:cs="Arial"/>
        </w:rPr>
        <w:t>level and multi-level. In the latter it was opted to download with a pressure level of 1000</w:t>
      </w:r>
      <w:r w:rsidR="00444704">
        <w:rPr>
          <w:rFonts w:ascii="Arial" w:hAnsi="Arial" w:cs="Arial"/>
        </w:rPr>
        <w:t xml:space="preserve"> </w:t>
      </w:r>
      <w:r w:rsidR="00493449">
        <w:rPr>
          <w:rFonts w:ascii="Arial" w:hAnsi="Arial" w:cs="Arial"/>
        </w:rPr>
        <w:t>h</w:t>
      </w:r>
      <w:r w:rsidR="00444704">
        <w:rPr>
          <w:rFonts w:ascii="Arial" w:hAnsi="Arial" w:cs="Arial"/>
        </w:rPr>
        <w:t>Pa</w:t>
      </w:r>
      <w:r>
        <w:rPr>
          <w:rFonts w:ascii="Arial" w:hAnsi="Arial" w:cs="Arial"/>
        </w:rPr>
        <w:t>, to represent values from the surface. The downloaded years for this dataset was 2003-2024 and also for every time available.</w:t>
      </w:r>
      <w:r w:rsidR="00B50068">
        <w:rPr>
          <w:rFonts w:ascii="Arial" w:hAnsi="Arial" w:cs="Arial"/>
        </w:rPr>
        <w:t xml:space="preserve"> </w:t>
      </w:r>
      <w:r>
        <w:rPr>
          <w:rFonts w:ascii="Arial" w:hAnsi="Arial" w:cs="Arial"/>
        </w:rPr>
        <w:t>All data files were provided in a zip file that contained its respective Network Common Data Form (NetCDF) files. Using this kind of format allows to store large and multidimensional datasets</w:t>
      </w:r>
      <w:ins w:author="Ana Cristina Machado Russo" w:date="2025-12-29T10:39:00Z" w16du:dateUtc="2025-12-29T10:39:00Z" w:id="366">
        <w:r w:rsidR="008A3924">
          <w:rPr>
            <w:rFonts w:ascii="Arial" w:hAnsi="Arial" w:cs="Arial"/>
          </w:rPr>
          <w:t xml:space="preserve"> on a very easy-acces</w:t>
        </w:r>
      </w:ins>
      <w:ins w:author="Ana Cristina Machado Russo" w:date="2025-12-29T10:40:00Z" w16du:dateUtc="2025-12-29T10:40:00Z" w:id="367">
        <w:r w:rsidR="008A3924">
          <w:rPr>
            <w:rFonts w:ascii="Arial" w:hAnsi="Arial" w:cs="Arial"/>
          </w:rPr>
          <w:t>s way</w:t>
        </w:r>
      </w:ins>
      <w:r>
        <w:rPr>
          <w:rFonts w:ascii="Arial" w:hAnsi="Arial" w:cs="Arial"/>
        </w:rPr>
        <w:t>.</w:t>
      </w:r>
    </w:p>
    <w:p w:rsidR="004E60E8" w:rsidP="00242C61" w:rsidRDefault="004E60E8" w14:paraId="3859B7BB" w14:textId="7CCB3047">
      <w:pPr>
        <w:spacing w:line="360" w:lineRule="auto"/>
        <w:jc w:val="both"/>
        <w:rPr>
          <w:rFonts w:ascii="Arial" w:hAnsi="Arial" w:cs="Arial"/>
        </w:rPr>
        <w:pPrChange w:author="Ana Cristina Machado Russo" w:date="2025-12-29T09:43:00Z" w16du:dateUtc="2025-12-29T09:43:00Z" w:id="368">
          <w:pPr>
            <w:spacing w:line="360" w:lineRule="auto"/>
          </w:pPr>
        </w:pPrChange>
      </w:pPr>
      <w:r>
        <w:rPr>
          <w:rFonts w:ascii="Arial" w:hAnsi="Arial" w:cs="Arial"/>
        </w:rPr>
        <w:t xml:space="preserve">Data </w:t>
      </w:r>
      <w:ins w:author="Ana Cristina Machado Russo" w:date="2025-12-29T10:42:00Z" w16du:dateUtc="2025-12-29T10:42:00Z" w:id="369">
        <w:r w:rsidR="008A3924">
          <w:rPr>
            <w:rFonts w:ascii="Arial" w:hAnsi="Arial" w:cs="Arial"/>
          </w:rPr>
          <w:t>on</w:t>
        </w:r>
      </w:ins>
      <w:del w:author="Ana Cristina Machado Russo" w:date="2025-12-29T10:42:00Z" w16du:dateUtc="2025-12-29T10:42:00Z" w:id="370">
        <w:r w:rsidDel="008A3924">
          <w:rPr>
            <w:rFonts w:ascii="Arial" w:hAnsi="Arial" w:cs="Arial"/>
          </w:rPr>
          <w:delText>about</w:delText>
        </w:r>
      </w:del>
      <w:r>
        <w:rPr>
          <w:rFonts w:ascii="Arial" w:hAnsi="Arial" w:cs="Arial"/>
        </w:rPr>
        <w:t xml:space="preserve"> wildfires</w:t>
      </w:r>
      <w:r w:rsidR="00543098">
        <w:rPr>
          <w:rFonts w:ascii="Arial" w:hAnsi="Arial" w:cs="Arial"/>
        </w:rPr>
        <w:t xml:space="preserve"> was </w:t>
      </w:r>
      <w:ins w:author="Ana Cristina Machado Russo" w:date="2025-12-29T10:42:00Z" w16du:dateUtc="2025-12-29T10:42:00Z" w:id="371">
        <w:r w:rsidR="008A3924">
          <w:rPr>
            <w:rFonts w:ascii="Arial" w:hAnsi="Arial" w:cs="Arial"/>
          </w:rPr>
          <w:t xml:space="preserve">extracted </w:t>
        </w:r>
      </w:ins>
      <w:del w:author="Ana Cristina Machado Russo" w:date="2025-12-29T10:42:00Z" w16du:dateUtc="2025-12-29T10:42:00Z" w:id="372">
        <w:r w:rsidDel="008A3924" w:rsidR="00543098">
          <w:rPr>
            <w:rFonts w:ascii="Arial" w:hAnsi="Arial" w:cs="Arial"/>
          </w:rPr>
          <w:delText xml:space="preserve">provided by </w:delText>
        </w:r>
      </w:del>
      <w:ins w:author="Ana Cristina Machado Russo" w:date="2025-12-29T10:42:00Z" w16du:dateUtc="2025-12-29T10:42:00Z" w:id="373">
        <w:r w:rsidR="008A3924">
          <w:rPr>
            <w:rFonts w:ascii="Arial" w:hAnsi="Arial" w:cs="Arial"/>
          </w:rPr>
          <w:t xml:space="preserve">from </w:t>
        </w:r>
      </w:ins>
      <w:r w:rsidR="00543098">
        <w:rPr>
          <w:rFonts w:ascii="Arial" w:hAnsi="Arial" w:cs="Arial"/>
        </w:rPr>
        <w:t>FIRMS</w:t>
      </w:r>
      <w:ins w:author="Ana Cristina Machado Russo" w:date="2025-12-29T10:42:00Z" w16du:dateUtc="2025-12-29T10:42:00Z" w:id="374">
        <w:r w:rsidR="008A3924">
          <w:rPr>
            <w:rFonts w:ascii="Arial" w:hAnsi="Arial" w:cs="Arial"/>
          </w:rPr>
          <w:t>, by</w:t>
        </w:r>
      </w:ins>
      <w:del w:author="Ana Cristina Machado Russo" w:date="2025-12-29T10:42:00Z" w16du:dateUtc="2025-12-29T10:42:00Z" w:id="375">
        <w:r w:rsidDel="008A3924" w:rsidR="008910D8">
          <w:rPr>
            <w:rFonts w:ascii="Arial" w:hAnsi="Arial" w:cs="Arial"/>
          </w:rPr>
          <w:delText>’s</w:delText>
        </w:r>
        <w:r w:rsidDel="008A3924" w:rsidR="00543098">
          <w:rPr>
            <w:rFonts w:ascii="Arial" w:hAnsi="Arial" w:cs="Arial"/>
          </w:rPr>
          <w:delText xml:space="preserve"> </w:delText>
        </w:r>
        <w:r w:rsidDel="008A3924" w:rsidR="00C05969">
          <w:rPr>
            <w:rFonts w:ascii="Arial" w:hAnsi="Arial" w:cs="Arial"/>
          </w:rPr>
          <w:delText>way of</w:delText>
        </w:r>
      </w:del>
      <w:r w:rsidR="00C05969">
        <w:rPr>
          <w:rFonts w:ascii="Arial" w:hAnsi="Arial" w:cs="Arial"/>
        </w:rPr>
        <w:t xml:space="preserve"> downloading </w:t>
      </w:r>
      <w:del w:author="Ana Cristina Machado Russo" w:date="2025-12-29T10:42:00Z" w16du:dateUtc="2025-12-29T10:42:00Z" w:id="376">
        <w:r w:rsidDel="008A3924" w:rsidR="00C05969">
          <w:rPr>
            <w:rFonts w:ascii="Arial" w:hAnsi="Arial" w:cs="Arial"/>
          </w:rPr>
          <w:delText>its data</w:delText>
        </w:r>
        <w:r w:rsidDel="008A3924" w:rsidR="001C7A4D">
          <w:rPr>
            <w:rFonts w:ascii="Arial" w:hAnsi="Arial" w:cs="Arial"/>
          </w:rPr>
          <w:delText xml:space="preserve"> </w:delText>
        </w:r>
      </w:del>
      <w:r w:rsidR="001C7A4D">
        <w:rPr>
          <w:rFonts w:ascii="Arial" w:hAnsi="Arial" w:cs="Arial"/>
        </w:rPr>
        <w:t>th</w:t>
      </w:r>
      <w:ins w:author="Ana Cristina Machado Russo" w:date="2025-12-29T10:42:00Z" w16du:dateUtc="2025-12-29T10:42:00Z" w:id="377">
        <w:r w:rsidR="008A3924">
          <w:rPr>
            <w:rFonts w:ascii="Arial" w:hAnsi="Arial" w:cs="Arial"/>
          </w:rPr>
          <w:t>e</w:t>
        </w:r>
      </w:ins>
      <w:del w:author="Ana Cristina Machado Russo" w:date="2025-12-29T10:42:00Z" w16du:dateUtc="2025-12-29T10:42:00Z" w:id="378">
        <w:r w:rsidDel="008A3924" w:rsidR="001C7A4D">
          <w:rPr>
            <w:rFonts w:ascii="Arial" w:hAnsi="Arial" w:cs="Arial"/>
          </w:rPr>
          <w:delText>at</w:delText>
        </w:r>
      </w:del>
      <w:r w:rsidR="001C7A4D">
        <w:rPr>
          <w:rFonts w:ascii="Arial" w:hAnsi="Arial" w:cs="Arial"/>
        </w:rPr>
        <w:t xml:space="preserve"> required </w:t>
      </w:r>
      <w:ins w:author="Ana Cristina Machado Russo" w:date="2025-12-29T10:42:00Z" w16du:dateUtc="2025-12-29T10:42:00Z" w:id="379">
        <w:r w:rsidR="008A3924">
          <w:rPr>
            <w:rFonts w:ascii="Arial" w:hAnsi="Arial" w:cs="Arial"/>
          </w:rPr>
          <w:t xml:space="preserve">data </w:t>
        </w:r>
      </w:ins>
      <w:r w:rsidR="001B0CE5">
        <w:rPr>
          <w:rFonts w:ascii="Arial" w:hAnsi="Arial" w:cs="Arial"/>
        </w:rPr>
        <w:t>creating a</w:t>
      </w:r>
      <w:ins w:author="Ana Cristina Machado Russo" w:date="2025-12-29T10:42:00Z" w16du:dateUtc="2025-12-29T10:42:00Z" w:id="380">
        <w:r w:rsidR="008A3924">
          <w:rPr>
            <w:rFonts w:ascii="Arial" w:hAnsi="Arial" w:cs="Arial"/>
          </w:rPr>
          <w:t xml:space="preserve">n online </w:t>
        </w:r>
      </w:ins>
      <w:del w:author="Ana Cristina Machado Russo" w:date="2025-12-29T10:42:00Z" w16du:dateUtc="2025-12-29T10:42:00Z" w:id="381">
        <w:r w:rsidDel="008A3924" w:rsidR="001B0CE5">
          <w:rPr>
            <w:rFonts w:ascii="Arial" w:hAnsi="Arial" w:cs="Arial"/>
          </w:rPr>
          <w:delText xml:space="preserve"> </w:delText>
        </w:r>
      </w:del>
      <w:r w:rsidR="001B0CE5">
        <w:rPr>
          <w:rFonts w:ascii="Arial" w:hAnsi="Arial" w:cs="Arial"/>
        </w:rPr>
        <w:t>request</w:t>
      </w:r>
      <w:del w:author="Ana Cristina Machado Russo" w:date="2025-12-29T10:43:00Z" w16du:dateUtc="2025-12-29T10:43:00Z" w:id="382">
        <w:r w:rsidDel="008A3924" w:rsidR="001B0CE5">
          <w:rPr>
            <w:rFonts w:ascii="Arial" w:hAnsi="Arial" w:cs="Arial"/>
          </w:rPr>
          <w:delText xml:space="preserve"> with the </w:delText>
        </w:r>
        <w:r w:rsidDel="008A3924" w:rsidR="00BC3DDB">
          <w:rPr>
            <w:rFonts w:ascii="Arial" w:hAnsi="Arial" w:cs="Arial"/>
          </w:rPr>
          <w:delText>wanted data</w:delText>
        </w:r>
      </w:del>
      <w:r w:rsidR="00656CC4">
        <w:rPr>
          <w:rFonts w:ascii="Arial" w:hAnsi="Arial" w:cs="Arial"/>
        </w:rPr>
        <w:t xml:space="preserve">, very similar to </w:t>
      </w:r>
      <w:r w:rsidR="005E1DDA">
        <w:rPr>
          <w:rFonts w:ascii="Arial" w:hAnsi="Arial" w:cs="Arial"/>
        </w:rPr>
        <w:t xml:space="preserve">the </w:t>
      </w:r>
      <w:r w:rsidR="005E1DDA">
        <w:rPr>
          <w:rFonts w:ascii="Arial" w:hAnsi="Arial" w:cs="Arial"/>
        </w:rPr>
        <w:t>API</w:t>
      </w:r>
      <w:r w:rsidR="001C49DE">
        <w:rPr>
          <w:rFonts w:ascii="Arial" w:hAnsi="Arial" w:cs="Arial"/>
        </w:rPr>
        <w:t xml:space="preserve"> method</w:t>
      </w:r>
      <w:r w:rsidR="005E1DDA">
        <w:rPr>
          <w:rFonts w:ascii="Arial" w:hAnsi="Arial" w:cs="Arial"/>
        </w:rPr>
        <w:t xml:space="preserve"> mentioned</w:t>
      </w:r>
      <w:r w:rsidR="001C49DE">
        <w:rPr>
          <w:rFonts w:ascii="Arial" w:hAnsi="Arial" w:cs="Arial"/>
        </w:rPr>
        <w:t xml:space="preserve"> above</w:t>
      </w:r>
      <w:r w:rsidR="00BC3DDB">
        <w:rPr>
          <w:rFonts w:ascii="Arial" w:hAnsi="Arial" w:cs="Arial"/>
        </w:rPr>
        <w:t xml:space="preserve">. </w:t>
      </w:r>
      <w:r w:rsidR="008910D8">
        <w:rPr>
          <w:rFonts w:ascii="Arial" w:hAnsi="Arial" w:cs="Arial"/>
        </w:rPr>
        <w:t>It consisted in selecting a c</w:t>
      </w:r>
      <w:r w:rsidR="00C85B2E">
        <w:rPr>
          <w:rFonts w:ascii="Arial" w:hAnsi="Arial" w:cs="Arial"/>
        </w:rPr>
        <w:t xml:space="preserve">ustom region </w:t>
      </w:r>
      <w:r w:rsidR="008965D1">
        <w:rPr>
          <w:rFonts w:ascii="Arial" w:hAnsi="Arial" w:cs="Arial"/>
        </w:rPr>
        <w:t>with</w:t>
      </w:r>
      <w:r w:rsidR="00C85B2E">
        <w:rPr>
          <w:rFonts w:ascii="Arial" w:hAnsi="Arial" w:cs="Arial"/>
        </w:rPr>
        <w:t xml:space="preserve"> </w:t>
      </w:r>
      <w:r w:rsidR="003A1289">
        <w:rPr>
          <w:rFonts w:ascii="Arial" w:hAnsi="Arial" w:cs="Arial"/>
        </w:rPr>
        <w:t xml:space="preserve">the same </w:t>
      </w:r>
      <w:r w:rsidR="00667D2F">
        <w:rPr>
          <w:rFonts w:ascii="Arial" w:hAnsi="Arial" w:cs="Arial"/>
        </w:rPr>
        <w:t xml:space="preserve">coordinates used </w:t>
      </w:r>
      <w:r w:rsidR="003A1289">
        <w:rPr>
          <w:rFonts w:ascii="Arial" w:hAnsi="Arial" w:cs="Arial"/>
        </w:rPr>
        <w:t>to define the study area</w:t>
      </w:r>
      <w:r w:rsidR="00AF3723">
        <w:rPr>
          <w:rFonts w:ascii="Arial" w:hAnsi="Arial" w:cs="Arial"/>
        </w:rPr>
        <w:t>. T</w:t>
      </w:r>
      <w:r w:rsidR="003A1289">
        <w:rPr>
          <w:rFonts w:ascii="Arial" w:hAnsi="Arial" w:cs="Arial"/>
        </w:rPr>
        <w:t>he fire source was MODIS</w:t>
      </w:r>
      <w:r w:rsidR="000F7B59">
        <w:rPr>
          <w:rFonts w:ascii="Arial" w:hAnsi="Arial" w:cs="Arial"/>
        </w:rPr>
        <w:t xml:space="preserve"> (both Aqua and Terra </w:t>
      </w:r>
      <w:r w:rsidR="00AE5515">
        <w:rPr>
          <w:rFonts w:ascii="Arial" w:hAnsi="Arial" w:cs="Arial"/>
        </w:rPr>
        <w:t>space</w:t>
      </w:r>
      <w:r w:rsidR="00B500A9">
        <w:rPr>
          <w:rFonts w:ascii="Arial" w:hAnsi="Arial" w:cs="Arial"/>
        </w:rPr>
        <w:t>crafts)</w:t>
      </w:r>
      <w:r w:rsidR="00AF3723">
        <w:rPr>
          <w:rFonts w:ascii="Arial" w:hAnsi="Arial" w:cs="Arial"/>
        </w:rPr>
        <w:t xml:space="preserve"> f</w:t>
      </w:r>
      <w:r w:rsidR="008965D1">
        <w:rPr>
          <w:rFonts w:ascii="Arial" w:hAnsi="Arial" w:cs="Arial"/>
        </w:rPr>
        <w:t>or</w:t>
      </w:r>
      <w:r w:rsidR="00AF3723">
        <w:rPr>
          <w:rFonts w:ascii="Arial" w:hAnsi="Arial" w:cs="Arial"/>
        </w:rPr>
        <w:t xml:space="preserve"> the </w:t>
      </w:r>
      <w:r w:rsidR="005304C0">
        <w:rPr>
          <w:rFonts w:ascii="Arial" w:hAnsi="Arial" w:cs="Arial"/>
        </w:rPr>
        <w:t xml:space="preserve">first data available (November 2000) to </w:t>
      </w:r>
      <w:r w:rsidR="00B66D87">
        <w:rPr>
          <w:rFonts w:ascii="Arial" w:hAnsi="Arial" w:cs="Arial"/>
        </w:rPr>
        <w:t>end of 2024</w:t>
      </w:r>
      <w:r w:rsidR="00134C33">
        <w:rPr>
          <w:rFonts w:ascii="Arial" w:hAnsi="Arial" w:cs="Arial"/>
        </w:rPr>
        <w:t xml:space="preserve"> in a </w:t>
      </w:r>
      <w:ins w:author="Ana Cristina Machado Russo" w:date="2025-12-29T10:41:00Z" w16du:dateUtc="2025-12-29T10:41:00Z" w:id="383">
        <w:r w:rsidR="008A3924">
          <w:rPr>
            <w:rFonts w:ascii="Arial" w:hAnsi="Arial" w:cs="Arial"/>
          </w:rPr>
          <w:t>.</w:t>
        </w:r>
      </w:ins>
      <w:r w:rsidR="00134C33">
        <w:rPr>
          <w:rFonts w:ascii="Arial" w:hAnsi="Arial" w:cs="Arial"/>
        </w:rPr>
        <w:t xml:space="preserve">csv </w:t>
      </w:r>
      <w:r w:rsidR="00355931">
        <w:rPr>
          <w:rFonts w:ascii="Arial" w:hAnsi="Arial" w:cs="Arial"/>
        </w:rPr>
        <w:t xml:space="preserve">(comma separated values) </w:t>
      </w:r>
      <w:r w:rsidR="00134C33">
        <w:rPr>
          <w:rFonts w:ascii="Arial" w:hAnsi="Arial" w:cs="Arial"/>
        </w:rPr>
        <w:t>format. The request was approved and sent to</w:t>
      </w:r>
      <w:r w:rsidR="004708D1">
        <w:rPr>
          <w:rFonts w:ascii="Arial" w:hAnsi="Arial" w:cs="Arial"/>
        </w:rPr>
        <w:t xml:space="preserve"> via email.</w:t>
      </w:r>
    </w:p>
    <w:p w:rsidRPr="008B5D1D" w:rsidR="00063455" w:rsidP="00242C61" w:rsidRDefault="00063455" w14:paraId="097A6F2F" w14:textId="3C563276">
      <w:pPr>
        <w:spacing w:line="360" w:lineRule="auto"/>
        <w:jc w:val="both"/>
        <w:rPr>
          <w:rFonts w:ascii="Arial" w:hAnsi="Arial" w:cs="Arial"/>
        </w:rPr>
        <w:pPrChange w:author="Ana Cristina Machado Russo" w:date="2025-12-29T09:43:00Z" w16du:dateUtc="2025-12-29T09:43:00Z" w:id="384">
          <w:pPr>
            <w:spacing w:line="360" w:lineRule="auto"/>
          </w:pPr>
        </w:pPrChange>
      </w:pPr>
      <w:r>
        <w:rPr>
          <w:rFonts w:ascii="Arial" w:hAnsi="Arial" w:cs="Arial"/>
        </w:rPr>
        <w:t>I</w:t>
      </w:r>
      <w:r w:rsidR="00914878">
        <w:rPr>
          <w:rFonts w:ascii="Arial" w:hAnsi="Arial" w:cs="Arial"/>
        </w:rPr>
        <w:t xml:space="preserve">n </w:t>
      </w:r>
      <w:r w:rsidR="00DD7B66">
        <w:rPr>
          <w:rFonts w:ascii="Arial" w:hAnsi="Arial" w:cs="Arial"/>
        </w:rPr>
        <w:t>the following analysis to the data and t</w:t>
      </w:r>
      <w:r w:rsidR="00793FE0">
        <w:rPr>
          <w:rFonts w:ascii="Arial" w:hAnsi="Arial" w:cs="Arial"/>
        </w:rPr>
        <w:t xml:space="preserve">o be able to correlate every data downloaded, it was decided to use </w:t>
      </w:r>
      <w:r w:rsidR="00B00B3B">
        <w:rPr>
          <w:rFonts w:ascii="Arial" w:hAnsi="Arial" w:cs="Arial"/>
        </w:rPr>
        <w:t xml:space="preserve">only the period of time that </w:t>
      </w:r>
      <w:r w:rsidR="002B247D">
        <w:rPr>
          <w:rFonts w:ascii="Arial" w:hAnsi="Arial" w:cs="Arial"/>
        </w:rPr>
        <w:t xml:space="preserve">was identical </w:t>
      </w:r>
      <w:r w:rsidR="008003CF">
        <w:rPr>
          <w:rFonts w:ascii="Arial" w:hAnsi="Arial" w:cs="Arial"/>
        </w:rPr>
        <w:t>throughout the data (2003-2024).</w:t>
      </w:r>
    </w:p>
    <w:p w:rsidR="00C246D2" w:rsidP="00242C61" w:rsidRDefault="002673CB" w14:paraId="5CD6E093" w14:textId="2B2483CF">
      <w:pPr>
        <w:pStyle w:val="Heading2"/>
        <w:spacing w:after="160" w:line="360" w:lineRule="auto"/>
        <w:jc w:val="both"/>
        <w:rPr>
          <w:rFonts w:ascii="Arial" w:hAnsi="Arial" w:cs="Arial"/>
          <w:color w:val="000000" w:themeColor="text1"/>
          <w:sz w:val="24"/>
          <w:szCs w:val="24"/>
          <w:u w:val="single"/>
        </w:rPr>
        <w:pPrChange w:author="Ana Cristina Machado Russo" w:date="2025-12-29T09:43:00Z" w16du:dateUtc="2025-12-29T09:43:00Z" w:id="385">
          <w:pPr>
            <w:pStyle w:val="Heading2"/>
            <w:spacing w:after="160" w:line="360" w:lineRule="auto"/>
          </w:pPr>
        </w:pPrChange>
      </w:pPr>
      <w:bookmarkStart w:name="_Toc216955738" w:id="386"/>
      <w:r>
        <w:rPr>
          <w:rFonts w:ascii="Arial" w:hAnsi="Arial" w:cs="Arial"/>
          <w:color w:val="000000" w:themeColor="text1"/>
          <w:sz w:val="24"/>
          <w:szCs w:val="24"/>
          <w:u w:val="single"/>
        </w:rPr>
        <w:t>3.3.</w:t>
      </w:r>
      <w:r w:rsidRPr="008B5D1D" w:rsidR="00C246D2">
        <w:rPr>
          <w:rFonts w:ascii="Arial" w:hAnsi="Arial" w:cs="Arial"/>
          <w:color w:val="000000" w:themeColor="text1"/>
          <w:sz w:val="24"/>
          <w:szCs w:val="24"/>
          <w:u w:val="single"/>
        </w:rPr>
        <w:t>Variables</w:t>
      </w:r>
      <w:bookmarkEnd w:id="386"/>
    </w:p>
    <w:p w:rsidRPr="00FD00EE" w:rsidR="00177417" w:rsidP="00242C61" w:rsidRDefault="002673CB" w14:paraId="1E7100D4" w14:textId="5F0DA034">
      <w:pPr>
        <w:pStyle w:val="Heading3"/>
        <w:ind w:firstLine="709"/>
        <w:jc w:val="both"/>
        <w:rPr>
          <w:rFonts w:ascii="Arial" w:hAnsi="Arial" w:cs="Arial"/>
          <w:color w:val="auto"/>
          <w:sz w:val="24"/>
          <w:szCs w:val="24"/>
          <w:u w:val="single"/>
        </w:rPr>
        <w:pPrChange w:author="Ana Cristina Machado Russo" w:date="2025-12-29T09:43:00Z" w16du:dateUtc="2025-12-29T09:43:00Z" w:id="387">
          <w:pPr>
            <w:pStyle w:val="Heading3"/>
            <w:ind w:firstLine="709"/>
          </w:pPr>
        </w:pPrChange>
      </w:pPr>
      <w:bookmarkStart w:name="_Toc216955739" w:id="388"/>
      <w:r>
        <w:rPr>
          <w:rFonts w:ascii="Arial" w:hAnsi="Arial" w:cs="Arial"/>
          <w:color w:val="auto"/>
          <w:sz w:val="24"/>
          <w:szCs w:val="24"/>
          <w:u w:val="single"/>
        </w:rPr>
        <w:t>3.3.1.</w:t>
      </w:r>
      <w:r w:rsidR="00040142">
        <w:rPr>
          <w:rFonts w:ascii="Arial" w:hAnsi="Arial" w:cs="Arial"/>
          <w:color w:val="auto"/>
          <w:sz w:val="24"/>
          <w:szCs w:val="24"/>
          <w:u w:val="single"/>
        </w:rPr>
        <w:t>Meteorological</w:t>
      </w:r>
      <w:r w:rsidRPr="00FD00EE" w:rsidR="00040449">
        <w:rPr>
          <w:rFonts w:ascii="Arial" w:hAnsi="Arial" w:cs="Arial"/>
          <w:color w:val="auto"/>
          <w:sz w:val="24"/>
          <w:szCs w:val="24"/>
          <w:u w:val="single"/>
        </w:rPr>
        <w:t xml:space="preserve"> Data</w:t>
      </w:r>
      <w:bookmarkEnd w:id="388"/>
    </w:p>
    <w:p w:rsidRPr="008B5D1D" w:rsidR="00C246D2" w:rsidP="00242C61" w:rsidRDefault="00A07EFF" w14:paraId="30ABC815" w14:textId="438D6C29">
      <w:pPr>
        <w:spacing w:line="360" w:lineRule="auto"/>
        <w:jc w:val="both"/>
        <w:rPr>
          <w:rFonts w:ascii="Arial" w:hAnsi="Arial" w:cs="Arial"/>
        </w:rPr>
        <w:pPrChange w:author="Ana Cristina Machado Russo" w:date="2025-12-29T09:43:00Z" w16du:dateUtc="2025-12-29T09:43:00Z" w:id="389">
          <w:pPr>
            <w:spacing w:line="360" w:lineRule="auto"/>
          </w:pPr>
        </w:pPrChange>
      </w:pPr>
      <w:r w:rsidRPr="008B5D1D">
        <w:rPr>
          <w:rFonts w:ascii="Arial" w:hAnsi="Arial" w:cs="Arial"/>
        </w:rPr>
        <w:t>The</w:t>
      </w:r>
      <w:r w:rsidRPr="008B5D1D" w:rsidR="00C246D2">
        <w:rPr>
          <w:rFonts w:ascii="Arial" w:hAnsi="Arial" w:cs="Arial"/>
        </w:rPr>
        <w:t xml:space="preserve"> ERA5 dataset</w:t>
      </w:r>
      <w:r w:rsidRPr="008B5D1D">
        <w:rPr>
          <w:rFonts w:ascii="Arial" w:hAnsi="Arial" w:cs="Arial"/>
        </w:rPr>
        <w:t xml:space="preserve"> has a global coverage of gridded data</w:t>
      </w:r>
      <w:r w:rsidRPr="008B5D1D" w:rsidR="00E80763">
        <w:rPr>
          <w:rFonts w:ascii="Arial" w:hAnsi="Arial" w:cs="Arial"/>
        </w:rPr>
        <w:t xml:space="preserve"> with a horizontal resolution of 0.25ºx0.25º, it equivales to </w:t>
      </w:r>
      <w:r w:rsidR="00133952">
        <w:rPr>
          <w:rFonts w:ascii="Arial" w:hAnsi="Arial" w:cs="Arial"/>
        </w:rPr>
        <w:t xml:space="preserve">approximately </w:t>
      </w:r>
      <w:r w:rsidRPr="008B5D1D" w:rsidR="00266CF8">
        <w:rPr>
          <w:rFonts w:ascii="Arial" w:hAnsi="Arial" w:cs="Arial"/>
        </w:rPr>
        <w:t>2</w:t>
      </w:r>
      <w:r w:rsidR="003906F7">
        <w:rPr>
          <w:rFonts w:ascii="Arial" w:hAnsi="Arial" w:cs="Arial"/>
        </w:rPr>
        <w:t>8</w:t>
      </w:r>
      <w:r w:rsidRPr="008B5D1D" w:rsidR="00266CF8">
        <w:rPr>
          <w:rFonts w:ascii="Arial" w:hAnsi="Arial" w:cs="Arial"/>
        </w:rPr>
        <w:t xml:space="preserve"> km</w:t>
      </w:r>
      <w:r w:rsidRPr="008B5D1D" w:rsidR="00F04C39">
        <w:rPr>
          <w:rFonts w:ascii="Arial" w:hAnsi="Arial" w:cs="Arial"/>
        </w:rPr>
        <w:t xml:space="preserve">. </w:t>
      </w:r>
      <w:r w:rsidRPr="008B5D1D" w:rsidR="002E2EBE">
        <w:rPr>
          <w:rFonts w:ascii="Arial" w:hAnsi="Arial" w:cs="Arial"/>
        </w:rPr>
        <w:t xml:space="preserve">It </w:t>
      </w:r>
      <w:r w:rsidRPr="008B5D1D" w:rsidR="00BC1FF8">
        <w:rPr>
          <w:rFonts w:ascii="Arial" w:hAnsi="Arial" w:cs="Arial"/>
        </w:rPr>
        <w:t xml:space="preserve">provides data from 1940 to present and </w:t>
      </w:r>
      <w:r w:rsidRPr="008B5D1D" w:rsidR="00C05257">
        <w:rPr>
          <w:rFonts w:ascii="Arial" w:hAnsi="Arial" w:cs="Arial"/>
        </w:rPr>
        <w:t>has a temporal resolution of 1</w:t>
      </w:r>
      <w:r w:rsidR="0072747D">
        <w:rPr>
          <w:rFonts w:ascii="Arial" w:hAnsi="Arial" w:cs="Arial"/>
        </w:rPr>
        <w:t xml:space="preserve"> </w:t>
      </w:r>
      <w:r w:rsidRPr="008B5D1D" w:rsidR="00C05257">
        <w:rPr>
          <w:rFonts w:ascii="Arial" w:hAnsi="Arial" w:cs="Arial"/>
        </w:rPr>
        <w:t>hour</w:t>
      </w:r>
      <w:ins w:author="Ana Cristina Machado Russo" w:date="2025-12-29T10:43:00Z" w16du:dateUtc="2025-12-29T10:43:00Z" w:id="390">
        <w:r w:rsidR="00F779C0">
          <w:rPr>
            <w:rFonts w:ascii="Arial" w:hAnsi="Arial" w:cs="Arial"/>
          </w:rPr>
          <w:t xml:space="preserve"> (REF)</w:t>
        </w:r>
      </w:ins>
      <w:r w:rsidRPr="008B5D1D" w:rsidR="00C05257">
        <w:rPr>
          <w:rFonts w:ascii="Arial" w:hAnsi="Arial" w:cs="Arial"/>
        </w:rPr>
        <w:t>.</w:t>
      </w:r>
      <w:r w:rsidRPr="008B5D1D" w:rsidR="007A739C">
        <w:rPr>
          <w:rFonts w:ascii="Arial" w:hAnsi="Arial" w:cs="Arial"/>
        </w:rPr>
        <w:t xml:space="preserve"> It contains m</w:t>
      </w:r>
      <w:r w:rsidRPr="008B5D1D" w:rsidR="00D441E3">
        <w:rPr>
          <w:rFonts w:ascii="Arial" w:hAnsi="Arial" w:cs="Arial"/>
        </w:rPr>
        <w:t>any variables, but for this study, these are the ones that are going to be used:</w:t>
      </w:r>
    </w:p>
    <w:p w:rsidRPr="008B5D1D" w:rsidR="00D441E3" w:rsidP="00242C61" w:rsidRDefault="00DA0046" w14:paraId="7FC778C6" w14:textId="70908E9B">
      <w:pPr>
        <w:pStyle w:val="ListParagraph"/>
        <w:numPr>
          <w:ilvl w:val="0"/>
          <w:numId w:val="2"/>
        </w:numPr>
        <w:spacing w:line="360" w:lineRule="auto"/>
        <w:jc w:val="both"/>
        <w:rPr>
          <w:rFonts w:ascii="Arial" w:hAnsi="Arial" w:cs="Arial"/>
        </w:rPr>
        <w:pPrChange w:author="Ana Cristina Machado Russo" w:date="2025-12-29T09:43:00Z" w16du:dateUtc="2025-12-29T09:43:00Z" w:id="391">
          <w:pPr>
            <w:pStyle w:val="ListParagraph"/>
            <w:numPr>
              <w:numId w:val="2"/>
            </w:numPr>
            <w:spacing w:line="360" w:lineRule="auto"/>
            <w:ind w:hanging="360"/>
          </w:pPr>
        </w:pPrChange>
      </w:pPr>
      <w:r w:rsidRPr="008B5D1D">
        <w:rPr>
          <w:rFonts w:ascii="Arial" w:hAnsi="Arial" w:cs="Arial"/>
        </w:rPr>
        <w:t>10m u-component of wind (m</w:t>
      </w:r>
      <w:r w:rsidRPr="008B5D1D" w:rsidR="00890D7F">
        <w:rPr>
          <w:rFonts w:ascii="Arial" w:hAnsi="Arial" w:cs="Arial"/>
        </w:rPr>
        <w:t>.s</w:t>
      </w:r>
      <w:r w:rsidRPr="008B5D1D" w:rsidR="00890D7F">
        <w:rPr>
          <w:rFonts w:ascii="Arial" w:hAnsi="Arial" w:cs="Arial"/>
          <w:vertAlign w:val="superscript"/>
        </w:rPr>
        <w:t>-1</w:t>
      </w:r>
      <w:r w:rsidRPr="008B5D1D" w:rsidR="00890D7F">
        <w:rPr>
          <w:rFonts w:ascii="Arial" w:hAnsi="Arial" w:cs="Arial"/>
        </w:rPr>
        <w:t xml:space="preserve">) </w:t>
      </w:r>
      <w:r w:rsidRPr="008B5D1D" w:rsidR="00341CEF">
        <w:rPr>
          <w:rFonts w:ascii="Arial" w:hAnsi="Arial" w:cs="Arial"/>
        </w:rPr>
        <w:t xml:space="preserve">– </w:t>
      </w:r>
      <w:commentRangeStart w:id="392"/>
      <w:r w:rsidRPr="008B5D1D" w:rsidR="00987E85">
        <w:rPr>
          <w:rFonts w:ascii="Arial" w:hAnsi="Arial" w:cs="Arial"/>
        </w:rPr>
        <w:t xml:space="preserve">horizontal speed of air moving towards the east, at </w:t>
      </w:r>
      <w:r w:rsidRPr="008B5D1D" w:rsidR="008F4224">
        <w:rPr>
          <w:rFonts w:ascii="Arial" w:hAnsi="Arial" w:cs="Arial"/>
        </w:rPr>
        <w:t>10 meters above the surface of the Earth</w:t>
      </w:r>
      <w:r w:rsidRPr="008B5D1D" w:rsidR="00890D7F">
        <w:rPr>
          <w:rFonts w:ascii="Arial" w:hAnsi="Arial" w:cs="Arial"/>
        </w:rPr>
        <w:t xml:space="preserve"> </w:t>
      </w:r>
      <w:sdt>
        <w:sdtPr>
          <w:rPr>
            <w:rFonts w:ascii="Arial" w:hAnsi="Arial" w:cs="Arial"/>
            <w:color w:val="2F5496" w:themeColor="accent1" w:themeShade="BF"/>
          </w:rPr>
          <w:id w:val="1147560589"/>
          <w:citation/>
        </w:sdtPr>
        <w:sdtContent>
          <w:r w:rsidRPr="008B5D1D" w:rsidR="00341CEF">
            <w:rPr>
              <w:rFonts w:ascii="Arial" w:hAnsi="Arial" w:cs="Arial"/>
              <w:color w:val="2F5496" w:themeColor="accent1" w:themeShade="BF"/>
            </w:rPr>
            <w:fldChar w:fldCharType="begin"/>
          </w:r>
          <w:r w:rsidRPr="008B5D1D" w:rsidR="00341CEF">
            <w:rPr>
              <w:rFonts w:ascii="Arial" w:hAnsi="Arial" w:cs="Arial"/>
              <w:color w:val="2F5496" w:themeColor="accent1" w:themeShade="BF"/>
            </w:rPr>
            <w:instrText xml:space="preserve"> CITATION Cop251 \l 2070 </w:instrText>
          </w:r>
          <w:r w:rsidRPr="008B5D1D" w:rsidR="00341CEF">
            <w:rPr>
              <w:rFonts w:ascii="Arial" w:hAnsi="Arial" w:cs="Arial"/>
              <w:color w:val="2F5496" w:themeColor="accent1" w:themeShade="BF"/>
            </w:rPr>
            <w:fldChar w:fldCharType="separate"/>
          </w:r>
          <w:r w:rsidRPr="008B5D1D" w:rsidR="00341CEF">
            <w:rPr>
              <w:rFonts w:ascii="Arial" w:hAnsi="Arial" w:cs="Arial"/>
              <w:color w:val="2F5496" w:themeColor="accent1" w:themeShade="BF"/>
            </w:rPr>
            <w:t>(Copernicus, 2025)</w:t>
          </w:r>
          <w:r w:rsidRPr="008B5D1D" w:rsidR="00341CEF">
            <w:rPr>
              <w:rFonts w:ascii="Arial" w:hAnsi="Arial" w:cs="Arial"/>
              <w:color w:val="2F5496" w:themeColor="accent1" w:themeShade="BF"/>
            </w:rPr>
            <w:fldChar w:fldCharType="end"/>
          </w:r>
        </w:sdtContent>
      </w:sdt>
      <w:r w:rsidRPr="008B5D1D" w:rsidR="00770117">
        <w:rPr>
          <w:rFonts w:ascii="Arial" w:hAnsi="Arial" w:cs="Arial"/>
        </w:rPr>
        <w:t>;</w:t>
      </w:r>
    </w:p>
    <w:p w:rsidRPr="008B5D1D" w:rsidR="00DA0046" w:rsidP="00242C61" w:rsidRDefault="00DA0046" w14:paraId="0910F178" w14:textId="2C35093B">
      <w:pPr>
        <w:pStyle w:val="ListParagraph"/>
        <w:numPr>
          <w:ilvl w:val="0"/>
          <w:numId w:val="2"/>
        </w:numPr>
        <w:spacing w:line="360" w:lineRule="auto"/>
        <w:jc w:val="both"/>
        <w:rPr>
          <w:rFonts w:ascii="Arial" w:hAnsi="Arial" w:cs="Arial"/>
        </w:rPr>
        <w:pPrChange w:author="Ana Cristina Machado Russo" w:date="2025-12-29T09:43:00Z" w16du:dateUtc="2025-12-29T09:43:00Z" w:id="393">
          <w:pPr>
            <w:pStyle w:val="ListParagraph"/>
            <w:numPr>
              <w:numId w:val="2"/>
            </w:numPr>
            <w:spacing w:line="360" w:lineRule="auto"/>
            <w:ind w:hanging="360"/>
          </w:pPr>
        </w:pPrChange>
      </w:pPr>
      <w:r w:rsidRPr="008B5D1D">
        <w:rPr>
          <w:rFonts w:ascii="Arial" w:hAnsi="Arial" w:cs="Arial"/>
        </w:rPr>
        <w:t>10m v-component of wind</w:t>
      </w:r>
      <w:r w:rsidRPr="008B5D1D" w:rsidR="00890D7F">
        <w:rPr>
          <w:rFonts w:ascii="Arial" w:hAnsi="Arial" w:cs="Arial"/>
        </w:rPr>
        <w:t xml:space="preserve"> (m.s</w:t>
      </w:r>
      <w:r w:rsidRPr="008B5D1D" w:rsidR="00890D7F">
        <w:rPr>
          <w:rFonts w:ascii="Arial" w:hAnsi="Arial" w:cs="Arial"/>
          <w:vertAlign w:val="superscript"/>
        </w:rPr>
        <w:t>-1</w:t>
      </w:r>
      <w:r w:rsidRPr="008B5D1D" w:rsidR="00890D7F">
        <w:rPr>
          <w:rFonts w:ascii="Arial" w:hAnsi="Arial" w:cs="Arial"/>
        </w:rPr>
        <w:t xml:space="preserve">) – </w:t>
      </w:r>
      <w:r w:rsidRPr="008B5D1D" w:rsidR="00620CB7">
        <w:rPr>
          <w:rFonts w:ascii="Arial" w:hAnsi="Arial" w:cs="Arial"/>
        </w:rPr>
        <w:t>horizontal speed of air moving towards the north</w:t>
      </w:r>
      <w:r w:rsidRPr="008B5D1D" w:rsidR="00B77110">
        <w:rPr>
          <w:rFonts w:ascii="Arial" w:hAnsi="Arial" w:cs="Arial"/>
        </w:rPr>
        <w:t xml:space="preserve">, at </w:t>
      </w:r>
      <w:r w:rsidRPr="008B5D1D" w:rsidR="00322AC9">
        <w:rPr>
          <w:rFonts w:ascii="Arial" w:hAnsi="Arial" w:cs="Arial"/>
        </w:rPr>
        <w:t>10 meters above the surface of the Earth</w:t>
      </w:r>
      <w:r w:rsidRPr="008B5D1D" w:rsidR="00341CEF">
        <w:rPr>
          <w:rFonts w:ascii="Arial" w:hAnsi="Arial" w:cs="Arial"/>
        </w:rPr>
        <w:t xml:space="preserve"> </w:t>
      </w:r>
      <w:sdt>
        <w:sdtPr>
          <w:rPr>
            <w:rFonts w:ascii="Arial" w:hAnsi="Arial" w:cs="Arial"/>
            <w:color w:val="2F5496" w:themeColor="accent1" w:themeShade="BF"/>
          </w:rPr>
          <w:id w:val="-1626533903"/>
          <w:citation/>
        </w:sdtPr>
        <w:sdtContent>
          <w:r w:rsidRPr="008B5D1D" w:rsidR="00341CEF">
            <w:rPr>
              <w:rFonts w:ascii="Arial" w:hAnsi="Arial" w:cs="Arial"/>
              <w:color w:val="2F5496" w:themeColor="accent1" w:themeShade="BF"/>
            </w:rPr>
            <w:fldChar w:fldCharType="begin"/>
          </w:r>
          <w:r w:rsidRPr="008B5D1D" w:rsidR="00341CEF">
            <w:rPr>
              <w:rFonts w:ascii="Arial" w:hAnsi="Arial" w:cs="Arial"/>
              <w:color w:val="2F5496" w:themeColor="accent1" w:themeShade="BF"/>
            </w:rPr>
            <w:instrText xml:space="preserve"> CITATION Cop251 \l 2070 </w:instrText>
          </w:r>
          <w:r w:rsidRPr="008B5D1D" w:rsidR="00341CEF">
            <w:rPr>
              <w:rFonts w:ascii="Arial" w:hAnsi="Arial" w:cs="Arial"/>
              <w:color w:val="2F5496" w:themeColor="accent1" w:themeShade="BF"/>
            </w:rPr>
            <w:fldChar w:fldCharType="separate"/>
          </w:r>
          <w:r w:rsidRPr="008B5D1D" w:rsidR="00341CEF">
            <w:rPr>
              <w:rFonts w:ascii="Arial" w:hAnsi="Arial" w:cs="Arial"/>
              <w:color w:val="2F5496" w:themeColor="accent1" w:themeShade="BF"/>
            </w:rPr>
            <w:t>(Copernicus, 2025)</w:t>
          </w:r>
          <w:r w:rsidRPr="008B5D1D" w:rsidR="00341CEF">
            <w:rPr>
              <w:rFonts w:ascii="Arial" w:hAnsi="Arial" w:cs="Arial"/>
              <w:color w:val="2F5496" w:themeColor="accent1" w:themeShade="BF"/>
            </w:rPr>
            <w:fldChar w:fldCharType="end"/>
          </w:r>
        </w:sdtContent>
      </w:sdt>
      <w:r w:rsidRPr="008B5D1D" w:rsidR="00770117">
        <w:rPr>
          <w:rFonts w:ascii="Arial" w:hAnsi="Arial" w:cs="Arial"/>
        </w:rPr>
        <w:t>;</w:t>
      </w:r>
    </w:p>
    <w:p w:rsidRPr="008B5D1D" w:rsidR="00890D7F" w:rsidP="00242C61" w:rsidRDefault="00890D7F" w14:paraId="5908C6A7" w14:textId="68BF4B56">
      <w:pPr>
        <w:pStyle w:val="ListParagraph"/>
        <w:numPr>
          <w:ilvl w:val="0"/>
          <w:numId w:val="2"/>
        </w:numPr>
        <w:spacing w:line="360" w:lineRule="auto"/>
        <w:jc w:val="both"/>
        <w:rPr>
          <w:rFonts w:ascii="Arial" w:hAnsi="Arial" w:cs="Arial"/>
        </w:rPr>
        <w:pPrChange w:author="Ana Cristina Machado Russo" w:date="2025-12-29T09:43:00Z" w16du:dateUtc="2025-12-29T09:43:00Z" w:id="394">
          <w:pPr>
            <w:pStyle w:val="ListParagraph"/>
            <w:numPr>
              <w:numId w:val="2"/>
            </w:numPr>
            <w:spacing w:line="360" w:lineRule="auto"/>
            <w:ind w:hanging="360"/>
          </w:pPr>
        </w:pPrChange>
      </w:pPr>
      <w:r w:rsidRPr="008B5D1D">
        <w:rPr>
          <w:rFonts w:ascii="Arial" w:hAnsi="Arial" w:cs="Arial"/>
        </w:rPr>
        <w:t>2m temperat</w:t>
      </w:r>
      <w:r w:rsidRPr="008B5D1D" w:rsidR="00160991">
        <w:rPr>
          <w:rFonts w:ascii="Arial" w:hAnsi="Arial" w:cs="Arial"/>
        </w:rPr>
        <w:t>ure</w:t>
      </w:r>
      <w:r w:rsidRPr="008B5D1D" w:rsidR="000B72EE">
        <w:rPr>
          <w:rFonts w:ascii="Arial" w:hAnsi="Arial" w:cs="Arial"/>
        </w:rPr>
        <w:t xml:space="preserve"> (K)</w:t>
      </w:r>
      <w:r w:rsidRPr="008B5D1D" w:rsidR="00E54854">
        <w:rPr>
          <w:rFonts w:ascii="Arial" w:hAnsi="Arial" w:cs="Arial"/>
        </w:rPr>
        <w:t xml:space="preserve"> </w:t>
      </w:r>
      <w:r w:rsidRPr="008B5D1D" w:rsidR="00341CEF">
        <w:rPr>
          <w:rFonts w:ascii="Arial" w:hAnsi="Arial" w:cs="Arial"/>
        </w:rPr>
        <w:t>–</w:t>
      </w:r>
      <w:r w:rsidRPr="008B5D1D" w:rsidR="00E54854">
        <w:rPr>
          <w:rFonts w:ascii="Arial" w:hAnsi="Arial" w:cs="Arial"/>
        </w:rPr>
        <w:t xml:space="preserve"> </w:t>
      </w:r>
      <w:r w:rsidRPr="008B5D1D" w:rsidR="003901D2">
        <w:rPr>
          <w:rFonts w:ascii="Arial" w:hAnsi="Arial" w:cs="Arial"/>
        </w:rPr>
        <w:t>air temperature at 2 meters above the surface of land, sea or inland waters</w:t>
      </w:r>
      <w:r w:rsidRPr="008B5D1D" w:rsidR="00341CEF">
        <w:rPr>
          <w:rFonts w:ascii="Arial" w:hAnsi="Arial" w:cs="Arial"/>
        </w:rPr>
        <w:t xml:space="preserve"> </w:t>
      </w:r>
      <w:sdt>
        <w:sdtPr>
          <w:rPr>
            <w:rFonts w:ascii="Arial" w:hAnsi="Arial" w:cs="Arial"/>
            <w:color w:val="2F5496" w:themeColor="accent1" w:themeShade="BF"/>
          </w:rPr>
          <w:id w:val="1031073623"/>
          <w:citation/>
        </w:sdtPr>
        <w:sdtContent>
          <w:r w:rsidRPr="008B5D1D" w:rsidR="00341CEF">
            <w:rPr>
              <w:rFonts w:ascii="Arial" w:hAnsi="Arial" w:cs="Arial"/>
              <w:color w:val="2F5496" w:themeColor="accent1" w:themeShade="BF"/>
            </w:rPr>
            <w:fldChar w:fldCharType="begin"/>
          </w:r>
          <w:r w:rsidRPr="008B5D1D" w:rsidR="00341CEF">
            <w:rPr>
              <w:rFonts w:ascii="Arial" w:hAnsi="Arial" w:cs="Arial"/>
              <w:color w:val="2F5496" w:themeColor="accent1" w:themeShade="BF"/>
            </w:rPr>
            <w:instrText xml:space="preserve"> CITATION Cop251 \l 2070 </w:instrText>
          </w:r>
          <w:r w:rsidRPr="008B5D1D" w:rsidR="00341CEF">
            <w:rPr>
              <w:rFonts w:ascii="Arial" w:hAnsi="Arial" w:cs="Arial"/>
              <w:color w:val="2F5496" w:themeColor="accent1" w:themeShade="BF"/>
            </w:rPr>
            <w:fldChar w:fldCharType="separate"/>
          </w:r>
          <w:r w:rsidRPr="008B5D1D" w:rsidR="00341CEF">
            <w:rPr>
              <w:rFonts w:ascii="Arial" w:hAnsi="Arial" w:cs="Arial"/>
              <w:color w:val="2F5496" w:themeColor="accent1" w:themeShade="BF"/>
            </w:rPr>
            <w:t>(Copernicus, 2025)</w:t>
          </w:r>
          <w:r w:rsidRPr="008B5D1D" w:rsidR="00341CEF">
            <w:rPr>
              <w:rFonts w:ascii="Arial" w:hAnsi="Arial" w:cs="Arial"/>
              <w:color w:val="2F5496" w:themeColor="accent1" w:themeShade="BF"/>
            </w:rPr>
            <w:fldChar w:fldCharType="end"/>
          </w:r>
        </w:sdtContent>
      </w:sdt>
      <w:r w:rsidRPr="008B5D1D" w:rsidR="00770117">
        <w:rPr>
          <w:rFonts w:ascii="Arial" w:hAnsi="Arial" w:cs="Arial"/>
        </w:rPr>
        <w:t>;</w:t>
      </w:r>
      <w:commentRangeEnd w:id="392"/>
      <w:r w:rsidRPr="008B5D1D" w:rsidR="00F779C0">
        <w:rPr>
          <w:rStyle w:val="CommentReference"/>
          <w:rFonts w:ascii="Arial" w:hAnsi="Arial" w:cs="Arial"/>
          <w:sz w:val="22"/>
          <w:szCs w:val="22"/>
        </w:rPr>
        <w:commentReference w:id="392"/>
      </w:r>
    </w:p>
    <w:p w:rsidR="005D7B89" w:rsidP="00242C61" w:rsidRDefault="00E54854" w14:paraId="109B85FF" w14:textId="662B4DFD">
      <w:pPr>
        <w:pStyle w:val="ListParagraph"/>
        <w:numPr>
          <w:ilvl w:val="0"/>
          <w:numId w:val="2"/>
        </w:numPr>
        <w:spacing w:line="360" w:lineRule="auto"/>
        <w:jc w:val="both"/>
        <w:rPr>
          <w:rFonts w:ascii="Arial" w:hAnsi="Arial" w:cs="Arial"/>
        </w:rPr>
        <w:pPrChange w:author="Ana Cristina Machado Russo" w:date="2025-12-29T09:43:00Z" w16du:dateUtc="2025-12-29T09:43:00Z" w:id="395">
          <w:pPr>
            <w:pStyle w:val="ListParagraph"/>
            <w:numPr>
              <w:numId w:val="2"/>
            </w:numPr>
            <w:spacing w:line="360" w:lineRule="auto"/>
            <w:ind w:hanging="360"/>
          </w:pPr>
        </w:pPrChange>
      </w:pPr>
      <w:r w:rsidRPr="008B5D1D">
        <w:rPr>
          <w:rFonts w:ascii="Arial" w:hAnsi="Arial" w:cs="Arial"/>
        </w:rPr>
        <w:t xml:space="preserve">Total precipitation (m) </w:t>
      </w:r>
      <w:r w:rsidRPr="008B5D1D" w:rsidR="00341CEF">
        <w:rPr>
          <w:rFonts w:ascii="Arial" w:hAnsi="Arial" w:cs="Arial"/>
        </w:rPr>
        <w:t>–</w:t>
      </w:r>
      <w:r w:rsidRPr="008B5D1D">
        <w:rPr>
          <w:rFonts w:ascii="Arial" w:hAnsi="Arial" w:cs="Arial"/>
        </w:rPr>
        <w:t xml:space="preserve"> </w:t>
      </w:r>
      <w:r w:rsidRPr="008B5D1D" w:rsidR="00EB771D">
        <w:rPr>
          <w:rFonts w:ascii="Arial" w:hAnsi="Arial" w:cs="Arial"/>
        </w:rPr>
        <w:t>this variable conta</w:t>
      </w:r>
      <w:r w:rsidRPr="008B5D1D" w:rsidR="00056DC9">
        <w:rPr>
          <w:rFonts w:ascii="Arial" w:hAnsi="Arial" w:cs="Arial"/>
        </w:rPr>
        <w:t>ins the accumulated liquid and frozen water</w:t>
      </w:r>
      <w:r w:rsidRPr="008B5D1D" w:rsidR="00685491">
        <w:rPr>
          <w:rFonts w:ascii="Arial" w:hAnsi="Arial" w:cs="Arial"/>
        </w:rPr>
        <w:t xml:space="preserve"> that falls to the Earth’s surface. It sums the large-scale precipitatio</w:t>
      </w:r>
      <w:r w:rsidRPr="008B5D1D" w:rsidR="001E52DC">
        <w:rPr>
          <w:rFonts w:ascii="Arial" w:hAnsi="Arial" w:cs="Arial"/>
        </w:rPr>
        <w:t>n and convective precipitation</w:t>
      </w:r>
      <w:r w:rsidRPr="008B5D1D" w:rsidR="00D90454">
        <w:rPr>
          <w:rFonts w:ascii="Arial" w:hAnsi="Arial" w:cs="Arial"/>
        </w:rPr>
        <w:t xml:space="preserve">. The </w:t>
      </w:r>
      <w:r w:rsidRPr="008B5D1D" w:rsidR="004B2629">
        <w:rPr>
          <w:rFonts w:ascii="Arial" w:hAnsi="Arial" w:cs="Arial"/>
        </w:rPr>
        <w:t>cloud scheme in the ECMWF, Integrated Forecasting System</w:t>
      </w:r>
      <w:r w:rsidRPr="008B5D1D" w:rsidR="003E4DDD">
        <w:rPr>
          <w:rFonts w:ascii="Arial" w:hAnsi="Arial" w:cs="Arial"/>
        </w:rPr>
        <w:t xml:space="preserve"> (IFS), </w:t>
      </w:r>
      <w:r w:rsidRPr="008B5D1D" w:rsidR="00A11DBA">
        <w:rPr>
          <w:rFonts w:ascii="Arial" w:hAnsi="Arial" w:cs="Arial"/>
        </w:rPr>
        <w:t>represen</w:t>
      </w:r>
      <w:r w:rsidRPr="008B5D1D" w:rsidR="00C30883">
        <w:rPr>
          <w:rFonts w:ascii="Arial" w:hAnsi="Arial" w:cs="Arial"/>
        </w:rPr>
        <w:t>ts the formation and dissipation of clouds and large-scale precipitation</w:t>
      </w:r>
      <w:r w:rsidRPr="008B5D1D" w:rsidR="003051D4">
        <w:rPr>
          <w:rFonts w:ascii="Arial" w:hAnsi="Arial" w:cs="Arial"/>
        </w:rPr>
        <w:t xml:space="preserve">. </w:t>
      </w:r>
      <w:r w:rsidRPr="008B5D1D" w:rsidR="00770117">
        <w:rPr>
          <w:rFonts w:ascii="Arial" w:hAnsi="Arial" w:cs="Arial"/>
        </w:rPr>
        <w:t xml:space="preserve">The convective precipitation is generated </w:t>
      </w:r>
      <w:r w:rsidRPr="008B5D1D" w:rsidR="000A7CD0">
        <w:rPr>
          <w:rFonts w:ascii="Arial" w:hAnsi="Arial" w:cs="Arial"/>
        </w:rPr>
        <w:t xml:space="preserve">by the convection scheme in the IFS. Total </w:t>
      </w:r>
      <w:r w:rsidRPr="008B5D1D" w:rsidR="00C83C2E">
        <w:rPr>
          <w:rFonts w:ascii="Arial" w:hAnsi="Arial" w:cs="Arial"/>
        </w:rPr>
        <w:t xml:space="preserve">precipitation parameter does not include other </w:t>
      </w:r>
      <w:r w:rsidRPr="008B5D1D" w:rsidR="00397FD7">
        <w:rPr>
          <w:rFonts w:ascii="Arial" w:hAnsi="Arial" w:cs="Arial"/>
        </w:rPr>
        <w:t>forms of water</w:t>
      </w:r>
      <w:r w:rsidRPr="008B5D1D" w:rsidR="009A1946">
        <w:rPr>
          <w:rFonts w:ascii="Arial" w:hAnsi="Arial" w:cs="Arial"/>
        </w:rPr>
        <w:t>, like fog, dew or precipitation that evaporates in the atmosphere</w:t>
      </w:r>
      <w:r w:rsidRPr="008B5D1D" w:rsidR="00341CEF">
        <w:rPr>
          <w:rFonts w:ascii="Arial" w:hAnsi="Arial" w:cs="Arial"/>
        </w:rPr>
        <w:t xml:space="preserve"> </w:t>
      </w:r>
      <w:sdt>
        <w:sdtPr>
          <w:rPr>
            <w:rFonts w:ascii="Arial" w:hAnsi="Arial" w:cs="Arial"/>
            <w:color w:val="2F5496" w:themeColor="accent1" w:themeShade="BF"/>
          </w:rPr>
          <w:id w:val="-322900240"/>
          <w:citation/>
        </w:sdtPr>
        <w:sdtContent>
          <w:r w:rsidRPr="008B5D1D" w:rsidR="00341CEF">
            <w:rPr>
              <w:rFonts w:ascii="Arial" w:hAnsi="Arial" w:cs="Arial"/>
              <w:color w:val="2F5496" w:themeColor="accent1" w:themeShade="BF"/>
            </w:rPr>
            <w:fldChar w:fldCharType="begin"/>
          </w:r>
          <w:r w:rsidRPr="008B5D1D" w:rsidR="00341CEF">
            <w:rPr>
              <w:rFonts w:ascii="Arial" w:hAnsi="Arial" w:cs="Arial"/>
              <w:color w:val="2F5496" w:themeColor="accent1" w:themeShade="BF"/>
            </w:rPr>
            <w:instrText xml:space="preserve"> CITATION Cop251 \l 2070 </w:instrText>
          </w:r>
          <w:r w:rsidRPr="008B5D1D" w:rsidR="00341CEF">
            <w:rPr>
              <w:rFonts w:ascii="Arial" w:hAnsi="Arial" w:cs="Arial"/>
              <w:color w:val="2F5496" w:themeColor="accent1" w:themeShade="BF"/>
            </w:rPr>
            <w:fldChar w:fldCharType="separate"/>
          </w:r>
          <w:r w:rsidRPr="008B5D1D" w:rsidR="00341CEF">
            <w:rPr>
              <w:rFonts w:ascii="Arial" w:hAnsi="Arial" w:cs="Arial"/>
              <w:color w:val="2F5496" w:themeColor="accent1" w:themeShade="BF"/>
            </w:rPr>
            <w:t>(Copernicus, 2025)</w:t>
          </w:r>
          <w:r w:rsidRPr="008B5D1D" w:rsidR="00341CEF">
            <w:rPr>
              <w:rFonts w:ascii="Arial" w:hAnsi="Arial" w:cs="Arial"/>
              <w:color w:val="2F5496" w:themeColor="accent1" w:themeShade="BF"/>
            </w:rPr>
            <w:fldChar w:fldCharType="end"/>
          </w:r>
        </w:sdtContent>
      </w:sdt>
      <w:r w:rsidRPr="008B5D1D" w:rsidR="00341CEF">
        <w:rPr>
          <w:rFonts w:ascii="Arial" w:hAnsi="Arial" w:cs="Arial"/>
        </w:rPr>
        <w:t>.</w:t>
      </w:r>
    </w:p>
    <w:p w:rsidRPr="00FD00EE" w:rsidR="00210F8C" w:rsidP="00242C61" w:rsidRDefault="002673CB" w14:paraId="078BEE4C" w14:textId="439A384F">
      <w:pPr>
        <w:pStyle w:val="Heading3"/>
        <w:ind w:firstLine="709"/>
        <w:jc w:val="both"/>
        <w:rPr>
          <w:rFonts w:ascii="Arial" w:hAnsi="Arial" w:cs="Arial"/>
          <w:color w:val="auto"/>
          <w:sz w:val="24"/>
          <w:szCs w:val="24"/>
          <w:u w:val="single"/>
        </w:rPr>
        <w:pPrChange w:author="Ana Cristina Machado Russo" w:date="2025-12-29T09:43:00Z" w16du:dateUtc="2025-12-29T09:43:00Z" w:id="396">
          <w:pPr>
            <w:pStyle w:val="Heading3"/>
            <w:ind w:firstLine="709"/>
          </w:pPr>
        </w:pPrChange>
      </w:pPr>
      <w:bookmarkStart w:name="_Toc216955740" w:id="397"/>
      <w:r>
        <w:rPr>
          <w:rFonts w:ascii="Arial" w:hAnsi="Arial" w:cs="Arial"/>
          <w:color w:val="auto"/>
          <w:sz w:val="24"/>
          <w:szCs w:val="24"/>
          <w:u w:val="single"/>
        </w:rPr>
        <w:t>3.3.2.</w:t>
      </w:r>
      <w:r w:rsidRPr="00FD00EE" w:rsidR="00210F8C">
        <w:rPr>
          <w:rFonts w:ascii="Arial" w:hAnsi="Arial" w:cs="Arial"/>
          <w:color w:val="auto"/>
          <w:sz w:val="24"/>
          <w:szCs w:val="24"/>
          <w:u w:val="single"/>
        </w:rPr>
        <w:t>Pollutant Data</w:t>
      </w:r>
      <w:bookmarkEnd w:id="397"/>
    </w:p>
    <w:p w:rsidRPr="008B5D1D" w:rsidR="0040628D" w:rsidP="00242C61" w:rsidRDefault="0051479C" w14:paraId="43DBE3EE" w14:textId="43FDB58C">
      <w:pPr>
        <w:spacing w:line="360" w:lineRule="auto"/>
        <w:jc w:val="both"/>
        <w:rPr>
          <w:rFonts w:ascii="Arial" w:hAnsi="Arial" w:cs="Arial"/>
        </w:rPr>
        <w:pPrChange w:author="Ana Cristina Machado Russo" w:date="2025-12-29T09:43:00Z" w16du:dateUtc="2025-12-29T09:43:00Z" w:id="398">
          <w:pPr>
            <w:spacing w:line="360" w:lineRule="auto"/>
          </w:pPr>
        </w:pPrChange>
      </w:pPr>
      <w:r w:rsidRPr="008B5D1D">
        <w:rPr>
          <w:rFonts w:ascii="Arial" w:hAnsi="Arial" w:cs="Arial"/>
        </w:rPr>
        <w:t>The CAMS</w:t>
      </w:r>
      <w:r w:rsidR="00F75252">
        <w:rPr>
          <w:rFonts w:ascii="Arial" w:hAnsi="Arial" w:cs="Arial"/>
        </w:rPr>
        <w:t>-EAC4</w:t>
      </w:r>
      <w:r w:rsidRPr="008B5D1D" w:rsidR="002A7929">
        <w:rPr>
          <w:rFonts w:ascii="Arial" w:hAnsi="Arial" w:cs="Arial"/>
        </w:rPr>
        <w:t xml:space="preserve"> dataset </w:t>
      </w:r>
      <w:r w:rsidRPr="008B5D1D" w:rsidR="0016359E">
        <w:rPr>
          <w:rFonts w:ascii="Arial" w:hAnsi="Arial" w:cs="Arial"/>
        </w:rPr>
        <w:t>has a global coverage with a gridded horizontal resolution of 0.75ºx0.75º, equivalent to</w:t>
      </w:r>
      <w:r w:rsidR="003D76AC">
        <w:rPr>
          <w:rFonts w:ascii="Arial" w:hAnsi="Arial" w:cs="Arial"/>
        </w:rPr>
        <w:t xml:space="preserve"> approximately </w:t>
      </w:r>
      <w:r w:rsidR="0027410A">
        <w:rPr>
          <w:rFonts w:ascii="Arial" w:hAnsi="Arial" w:cs="Arial"/>
        </w:rPr>
        <w:t>8</w:t>
      </w:r>
      <w:r w:rsidR="00D64599">
        <w:rPr>
          <w:rFonts w:ascii="Arial" w:hAnsi="Arial" w:cs="Arial"/>
        </w:rPr>
        <w:t>0</w:t>
      </w:r>
      <w:r w:rsidRPr="008B5D1D" w:rsidR="004D5167">
        <w:rPr>
          <w:rFonts w:ascii="Arial" w:hAnsi="Arial" w:cs="Arial"/>
        </w:rPr>
        <w:t xml:space="preserve"> </w:t>
      </w:r>
      <w:r w:rsidRPr="008B5D1D" w:rsidR="0016359E">
        <w:rPr>
          <w:rFonts w:ascii="Arial" w:hAnsi="Arial" w:cs="Arial"/>
        </w:rPr>
        <w:t>km</w:t>
      </w:r>
      <w:r w:rsidRPr="008B5D1D" w:rsidR="00903145">
        <w:rPr>
          <w:rFonts w:ascii="Arial" w:hAnsi="Arial" w:cs="Arial"/>
        </w:rPr>
        <w:t xml:space="preserve">. It has a temporal coverage </w:t>
      </w:r>
      <w:r w:rsidRPr="008B5D1D" w:rsidR="00C075D3">
        <w:rPr>
          <w:rFonts w:ascii="Arial" w:hAnsi="Arial" w:cs="Arial"/>
        </w:rPr>
        <w:t>of 2003 to 2024, where this dataset is updated twice a year with 4</w:t>
      </w:r>
      <w:r w:rsidR="00127537">
        <w:rPr>
          <w:rFonts w:ascii="Arial" w:hAnsi="Arial" w:cs="Arial"/>
        </w:rPr>
        <w:t xml:space="preserve"> to </w:t>
      </w:r>
      <w:r w:rsidRPr="008B5D1D" w:rsidR="00C075D3">
        <w:rPr>
          <w:rFonts w:ascii="Arial" w:hAnsi="Arial" w:cs="Arial"/>
        </w:rPr>
        <w:t>6 month delay</w:t>
      </w:r>
      <w:r w:rsidRPr="008B5D1D" w:rsidR="006121B3">
        <w:rPr>
          <w:rFonts w:ascii="Arial" w:hAnsi="Arial" w:cs="Arial"/>
        </w:rPr>
        <w:t>.</w:t>
      </w:r>
      <w:r w:rsidRPr="008B5D1D" w:rsidR="00FB3DA9">
        <w:rPr>
          <w:rFonts w:ascii="Arial" w:hAnsi="Arial" w:cs="Arial"/>
        </w:rPr>
        <w:t xml:space="preserve"> </w:t>
      </w:r>
      <w:r w:rsidRPr="008B5D1D" w:rsidR="00DD2601">
        <w:rPr>
          <w:rFonts w:ascii="Arial" w:hAnsi="Arial" w:cs="Arial"/>
        </w:rPr>
        <w:t xml:space="preserve">Its temporal resolution is of 3 </w:t>
      </w:r>
      <w:r w:rsidRPr="008B5D1D" w:rsidR="00B06E8F">
        <w:rPr>
          <w:rFonts w:ascii="Arial" w:hAnsi="Arial" w:cs="Arial"/>
        </w:rPr>
        <w:t xml:space="preserve">hours </w:t>
      </w:r>
      <w:r w:rsidRPr="008B5D1D" w:rsidR="00A63B9C">
        <w:rPr>
          <w:rFonts w:ascii="Arial" w:hAnsi="Arial" w:cs="Arial"/>
        </w:rPr>
        <w:t>and</w:t>
      </w:r>
      <w:r w:rsidRPr="008B5D1D" w:rsidR="00B06E8F">
        <w:rPr>
          <w:rFonts w:ascii="Arial" w:hAnsi="Arial" w:cs="Arial"/>
        </w:rPr>
        <w:t xml:space="preserve"> has a vertical resolution of 60 models and different pressure levels</w:t>
      </w:r>
      <w:r w:rsidRPr="008B5D1D" w:rsidR="00D9657D">
        <w:rPr>
          <w:rFonts w:ascii="Arial" w:hAnsi="Arial" w:cs="Arial"/>
        </w:rPr>
        <w:t xml:space="preserve"> (hPa)</w:t>
      </w:r>
      <w:ins w:author="Ana Cristina Machado Russo" w:date="2025-12-29T10:44:00Z" w16du:dateUtc="2025-12-29T10:44:00Z" w:id="399">
        <w:r w:rsidR="00F779C0">
          <w:rPr>
            <w:rFonts w:ascii="Arial" w:hAnsi="Arial" w:cs="Arial"/>
          </w:rPr>
          <w:t xml:space="preserve"> (REF)</w:t>
        </w:r>
      </w:ins>
      <w:r w:rsidRPr="008B5D1D" w:rsidR="00B06E8F">
        <w:rPr>
          <w:rFonts w:ascii="Arial" w:hAnsi="Arial" w:cs="Arial"/>
        </w:rPr>
        <w:t>.</w:t>
      </w:r>
      <w:r w:rsidRPr="008B5D1D" w:rsidR="00A63B9C">
        <w:rPr>
          <w:rFonts w:ascii="Arial" w:hAnsi="Arial" w:cs="Arial"/>
        </w:rPr>
        <w:t xml:space="preserve"> The variable</w:t>
      </w:r>
      <w:ins w:author="Ana Cristina Machado Russo" w:date="2025-12-29T10:44:00Z" w16du:dateUtc="2025-12-29T10:44:00Z" w:id="400">
        <w:r w:rsidR="00F779C0">
          <w:rPr>
            <w:rFonts w:ascii="Arial" w:hAnsi="Arial" w:cs="Arial"/>
          </w:rPr>
          <w:t>s</w:t>
        </w:r>
      </w:ins>
      <w:r w:rsidRPr="008B5D1D" w:rsidR="00A63B9C">
        <w:rPr>
          <w:rFonts w:ascii="Arial" w:hAnsi="Arial" w:cs="Arial"/>
        </w:rPr>
        <w:t xml:space="preserve"> retrieved from this dataset </w:t>
      </w:r>
      <w:r w:rsidRPr="008B5D1D" w:rsidR="00601216">
        <w:rPr>
          <w:rFonts w:ascii="Arial" w:hAnsi="Arial" w:cs="Arial"/>
        </w:rPr>
        <w:t>were divided into 2 groups</w:t>
      </w:r>
      <w:r w:rsidRPr="008B5D1D" w:rsidR="0040628D">
        <w:rPr>
          <w:rFonts w:ascii="Arial" w:hAnsi="Arial" w:cs="Arial"/>
        </w:rPr>
        <w:t>:</w:t>
      </w:r>
    </w:p>
    <w:p w:rsidRPr="008B5D1D" w:rsidR="00B06E8F" w:rsidP="00242C61" w:rsidRDefault="0040628D" w14:paraId="1342F024" w14:textId="681367B2">
      <w:pPr>
        <w:pStyle w:val="ListParagraph"/>
        <w:numPr>
          <w:ilvl w:val="0"/>
          <w:numId w:val="3"/>
        </w:numPr>
        <w:spacing w:line="360" w:lineRule="auto"/>
        <w:jc w:val="both"/>
        <w:rPr>
          <w:rFonts w:ascii="Arial" w:hAnsi="Arial" w:cs="Arial"/>
        </w:rPr>
        <w:pPrChange w:author="Ana Cristina Machado Russo" w:date="2025-12-29T09:43:00Z" w16du:dateUtc="2025-12-29T09:43:00Z" w:id="401">
          <w:pPr>
            <w:pStyle w:val="ListParagraph"/>
            <w:numPr>
              <w:numId w:val="3"/>
            </w:numPr>
            <w:spacing w:line="360" w:lineRule="auto"/>
            <w:ind w:hanging="360"/>
          </w:pPr>
        </w:pPrChange>
      </w:pPr>
      <w:r w:rsidRPr="008B5D1D">
        <w:rPr>
          <w:rFonts w:ascii="Arial" w:hAnsi="Arial" w:cs="Arial"/>
        </w:rPr>
        <w:t>Single</w:t>
      </w:r>
      <w:r w:rsidRPr="008B5D1D" w:rsidR="00C438BC">
        <w:rPr>
          <w:rFonts w:ascii="Arial" w:hAnsi="Arial" w:cs="Arial"/>
        </w:rPr>
        <w:t>-</w:t>
      </w:r>
      <w:r w:rsidRPr="008B5D1D">
        <w:rPr>
          <w:rFonts w:ascii="Arial" w:hAnsi="Arial" w:cs="Arial"/>
        </w:rPr>
        <w:t>level:</w:t>
      </w:r>
    </w:p>
    <w:p w:rsidRPr="008B5D1D" w:rsidR="0040628D" w:rsidP="00242C61" w:rsidRDefault="0040628D" w14:paraId="387A7567" w14:textId="2061B1C6">
      <w:pPr>
        <w:pStyle w:val="ListParagraph"/>
        <w:numPr>
          <w:ilvl w:val="1"/>
          <w:numId w:val="3"/>
        </w:numPr>
        <w:spacing w:line="360" w:lineRule="auto"/>
        <w:jc w:val="both"/>
        <w:rPr>
          <w:rFonts w:ascii="Arial" w:hAnsi="Arial" w:cs="Arial"/>
        </w:rPr>
        <w:pPrChange w:author="Ana Cristina Machado Russo" w:date="2025-12-29T09:43:00Z" w16du:dateUtc="2025-12-29T09:43:00Z" w:id="402">
          <w:pPr>
            <w:pStyle w:val="ListParagraph"/>
            <w:numPr>
              <w:ilvl w:val="1"/>
              <w:numId w:val="3"/>
            </w:numPr>
            <w:spacing w:line="360" w:lineRule="auto"/>
            <w:ind w:left="1440" w:hanging="360"/>
          </w:pPr>
        </w:pPrChange>
      </w:pPr>
      <w:commentRangeStart w:id="403"/>
      <w:r w:rsidRPr="008B5D1D">
        <w:rPr>
          <w:rFonts w:ascii="Arial" w:hAnsi="Arial" w:cs="Arial"/>
        </w:rPr>
        <w:t>Particulate matter</w:t>
      </w:r>
      <w:r w:rsidRPr="008B5D1D" w:rsidR="003A767B">
        <w:rPr>
          <w:rFonts w:ascii="Arial" w:hAnsi="Arial" w:cs="Arial"/>
        </w:rPr>
        <w:t xml:space="preserve"> d &lt; 1 </w:t>
      </w:r>
      <w:r w:rsidRPr="008B5D1D" w:rsidR="00AC040B">
        <w:rPr>
          <w:rFonts w:ascii="Arial" w:hAnsi="Arial" w:cs="Arial"/>
        </w:rPr>
        <w:t>μ</w:t>
      </w:r>
      <w:r w:rsidRPr="008B5D1D" w:rsidR="003A767B">
        <w:rPr>
          <w:rFonts w:ascii="Arial" w:hAnsi="Arial" w:cs="Arial"/>
        </w:rPr>
        <w:t>m</w:t>
      </w:r>
      <w:r w:rsidRPr="008B5D1D" w:rsidR="00F460E8">
        <w:rPr>
          <w:rFonts w:ascii="Arial" w:hAnsi="Arial" w:cs="Arial"/>
        </w:rPr>
        <w:t xml:space="preserve"> (PM</w:t>
      </w:r>
      <w:r w:rsidRPr="008B5D1D" w:rsidR="00F460E8">
        <w:rPr>
          <w:rFonts w:ascii="Arial" w:hAnsi="Arial" w:cs="Arial"/>
          <w:vertAlign w:val="subscript"/>
        </w:rPr>
        <w:t>1</w:t>
      </w:r>
      <w:r w:rsidRPr="008B5D1D" w:rsidR="00F460E8">
        <w:rPr>
          <w:rFonts w:ascii="Arial" w:hAnsi="Arial" w:cs="Arial"/>
        </w:rPr>
        <w:t xml:space="preserve">) </w:t>
      </w:r>
      <w:r w:rsidRPr="008B5D1D" w:rsidR="000C0B97">
        <w:rPr>
          <w:rFonts w:ascii="Arial" w:hAnsi="Arial" w:cs="Arial"/>
        </w:rPr>
        <w:t>(</w:t>
      </w:r>
      <w:r w:rsidRPr="008B5D1D" w:rsidR="00A541B2">
        <w:rPr>
          <w:rFonts w:ascii="Arial" w:hAnsi="Arial" w:cs="Arial"/>
        </w:rPr>
        <w:t>kg.m</w:t>
      </w:r>
      <w:r w:rsidRPr="008B5D1D" w:rsidR="00A541B2">
        <w:rPr>
          <w:rFonts w:ascii="Arial" w:hAnsi="Arial" w:cs="Arial"/>
          <w:vertAlign w:val="superscript"/>
        </w:rPr>
        <w:t>-3</w:t>
      </w:r>
      <w:r w:rsidRPr="008B5D1D" w:rsidR="000C0B97">
        <w:rPr>
          <w:rFonts w:ascii="Arial" w:hAnsi="Arial" w:cs="Arial"/>
        </w:rPr>
        <w:t>)</w:t>
      </w:r>
      <w:commentRangeEnd w:id="403"/>
      <w:r w:rsidRPr="008B5D1D" w:rsidR="00242C61">
        <w:rPr>
          <w:rStyle w:val="CommentReference"/>
          <w:rFonts w:ascii="Arial" w:hAnsi="Arial" w:cs="Arial"/>
          <w:sz w:val="22"/>
          <w:szCs w:val="22"/>
        </w:rPr>
        <w:commentReference w:id="403"/>
      </w:r>
    </w:p>
    <w:p w:rsidRPr="008B5D1D" w:rsidR="00F460E8" w:rsidP="00242C61" w:rsidRDefault="00F460E8" w14:paraId="6616A473" w14:textId="5A24D81F">
      <w:pPr>
        <w:pStyle w:val="ListParagraph"/>
        <w:numPr>
          <w:ilvl w:val="1"/>
          <w:numId w:val="3"/>
        </w:numPr>
        <w:spacing w:line="360" w:lineRule="auto"/>
        <w:jc w:val="both"/>
        <w:rPr>
          <w:rFonts w:ascii="Arial" w:hAnsi="Arial" w:cs="Arial"/>
        </w:rPr>
        <w:pPrChange w:author="Ana Cristina Machado Russo" w:date="2025-12-29T09:43:00Z" w16du:dateUtc="2025-12-29T09:43:00Z" w:id="404">
          <w:pPr>
            <w:pStyle w:val="ListParagraph"/>
            <w:numPr>
              <w:ilvl w:val="1"/>
              <w:numId w:val="3"/>
            </w:numPr>
            <w:spacing w:line="360" w:lineRule="auto"/>
            <w:ind w:left="1440" w:hanging="360"/>
          </w:pPr>
        </w:pPrChange>
      </w:pPr>
      <w:r w:rsidRPr="008B5D1D">
        <w:rPr>
          <w:rFonts w:ascii="Arial" w:hAnsi="Arial" w:cs="Arial"/>
        </w:rPr>
        <w:t>Particulate matter d &lt; 2.5 μm (PM</w:t>
      </w:r>
      <w:r w:rsidRPr="008B5D1D">
        <w:rPr>
          <w:rFonts w:ascii="Arial" w:hAnsi="Arial" w:cs="Arial"/>
          <w:vertAlign w:val="subscript"/>
        </w:rPr>
        <w:t>2.5</w:t>
      </w:r>
      <w:r w:rsidRPr="008B5D1D">
        <w:rPr>
          <w:rFonts w:ascii="Arial" w:hAnsi="Arial" w:cs="Arial"/>
        </w:rPr>
        <w:t xml:space="preserve">) </w:t>
      </w:r>
      <w:r w:rsidRPr="008B5D1D" w:rsidR="00A541B2">
        <w:rPr>
          <w:rFonts w:ascii="Arial" w:hAnsi="Arial" w:cs="Arial"/>
        </w:rPr>
        <w:t>(kg.m</w:t>
      </w:r>
      <w:r w:rsidRPr="008B5D1D" w:rsidR="00A541B2">
        <w:rPr>
          <w:rFonts w:ascii="Arial" w:hAnsi="Arial" w:cs="Arial"/>
          <w:vertAlign w:val="superscript"/>
        </w:rPr>
        <w:t>-3</w:t>
      </w:r>
      <w:r w:rsidRPr="008B5D1D" w:rsidR="00A541B2">
        <w:rPr>
          <w:rFonts w:ascii="Arial" w:hAnsi="Arial" w:cs="Arial"/>
        </w:rPr>
        <w:t>)</w:t>
      </w:r>
    </w:p>
    <w:p w:rsidRPr="008B5D1D" w:rsidR="00F460E8" w:rsidP="00242C61" w:rsidRDefault="00F460E8" w14:paraId="780CD868" w14:textId="2AD6BBB0">
      <w:pPr>
        <w:pStyle w:val="ListParagraph"/>
        <w:numPr>
          <w:ilvl w:val="1"/>
          <w:numId w:val="3"/>
        </w:numPr>
        <w:spacing w:line="360" w:lineRule="auto"/>
        <w:jc w:val="both"/>
        <w:rPr>
          <w:rFonts w:ascii="Arial" w:hAnsi="Arial" w:cs="Arial"/>
        </w:rPr>
        <w:pPrChange w:author="Ana Cristina Machado Russo" w:date="2025-12-29T09:43:00Z" w16du:dateUtc="2025-12-29T09:43:00Z" w:id="405">
          <w:pPr>
            <w:pStyle w:val="ListParagraph"/>
            <w:numPr>
              <w:ilvl w:val="1"/>
              <w:numId w:val="3"/>
            </w:numPr>
            <w:spacing w:line="360" w:lineRule="auto"/>
            <w:ind w:left="1440" w:hanging="360"/>
          </w:pPr>
        </w:pPrChange>
      </w:pPr>
      <w:r w:rsidRPr="008B5D1D">
        <w:rPr>
          <w:rFonts w:ascii="Arial" w:hAnsi="Arial" w:cs="Arial"/>
        </w:rPr>
        <w:t>Particulate matter d &lt; 1</w:t>
      </w:r>
      <w:r w:rsidRPr="008B5D1D" w:rsidR="00C438BC">
        <w:rPr>
          <w:rFonts w:ascii="Arial" w:hAnsi="Arial" w:cs="Arial"/>
        </w:rPr>
        <w:t>0</w:t>
      </w:r>
      <w:r w:rsidRPr="008B5D1D">
        <w:rPr>
          <w:rFonts w:ascii="Arial" w:hAnsi="Arial" w:cs="Arial"/>
        </w:rPr>
        <w:t xml:space="preserve"> μm (PM</w:t>
      </w:r>
      <w:r w:rsidRPr="008B5D1D">
        <w:rPr>
          <w:rFonts w:ascii="Arial" w:hAnsi="Arial" w:cs="Arial"/>
          <w:vertAlign w:val="subscript"/>
        </w:rPr>
        <w:t>1</w:t>
      </w:r>
      <w:r w:rsidRPr="008B5D1D" w:rsidR="00C438BC">
        <w:rPr>
          <w:rFonts w:ascii="Arial" w:hAnsi="Arial" w:cs="Arial"/>
          <w:vertAlign w:val="subscript"/>
        </w:rPr>
        <w:t>0</w:t>
      </w:r>
      <w:r w:rsidRPr="008B5D1D">
        <w:rPr>
          <w:rFonts w:ascii="Arial" w:hAnsi="Arial" w:cs="Arial"/>
        </w:rPr>
        <w:t xml:space="preserve">) </w:t>
      </w:r>
      <w:r w:rsidRPr="008B5D1D" w:rsidR="00A541B2">
        <w:rPr>
          <w:rFonts w:ascii="Arial" w:hAnsi="Arial" w:cs="Arial"/>
        </w:rPr>
        <w:t>(kg.m</w:t>
      </w:r>
      <w:r w:rsidRPr="008B5D1D" w:rsidR="00A541B2">
        <w:rPr>
          <w:rFonts w:ascii="Arial" w:hAnsi="Arial" w:cs="Arial"/>
          <w:vertAlign w:val="superscript"/>
        </w:rPr>
        <w:t>-3</w:t>
      </w:r>
      <w:r w:rsidRPr="008B5D1D" w:rsidR="00A541B2">
        <w:rPr>
          <w:rFonts w:ascii="Arial" w:hAnsi="Arial" w:cs="Arial"/>
        </w:rPr>
        <w:t>)</w:t>
      </w:r>
    </w:p>
    <w:p w:rsidRPr="008B5D1D" w:rsidR="00C438BC" w:rsidP="00242C61" w:rsidRDefault="00C438BC" w14:paraId="35218904" w14:textId="301B9466">
      <w:pPr>
        <w:pStyle w:val="ListParagraph"/>
        <w:numPr>
          <w:ilvl w:val="0"/>
          <w:numId w:val="3"/>
        </w:numPr>
        <w:spacing w:line="360" w:lineRule="auto"/>
        <w:jc w:val="both"/>
        <w:rPr>
          <w:rFonts w:ascii="Arial" w:hAnsi="Arial" w:cs="Arial"/>
        </w:rPr>
        <w:pPrChange w:author="Ana Cristina Machado Russo" w:date="2025-12-29T09:43:00Z" w16du:dateUtc="2025-12-29T09:43:00Z" w:id="406">
          <w:pPr>
            <w:pStyle w:val="ListParagraph"/>
            <w:numPr>
              <w:numId w:val="3"/>
            </w:numPr>
            <w:spacing w:line="360" w:lineRule="auto"/>
            <w:ind w:hanging="360"/>
          </w:pPr>
        </w:pPrChange>
      </w:pPr>
      <w:r w:rsidRPr="008B5D1D">
        <w:rPr>
          <w:rFonts w:ascii="Arial" w:hAnsi="Arial" w:cs="Arial"/>
        </w:rPr>
        <w:t>Multi-level</w:t>
      </w:r>
      <w:r w:rsidRPr="008B5D1D" w:rsidR="00D9657D">
        <w:rPr>
          <w:rFonts w:ascii="Arial" w:hAnsi="Arial" w:cs="Arial"/>
        </w:rPr>
        <w:t>, where it was specified to retrieve data</w:t>
      </w:r>
      <w:r w:rsidR="0067135A">
        <w:rPr>
          <w:rFonts w:ascii="Arial" w:hAnsi="Arial" w:cs="Arial"/>
        </w:rPr>
        <w:t xml:space="preserve"> from</w:t>
      </w:r>
      <w:r w:rsidRPr="008B5D1D" w:rsidR="00D9657D">
        <w:rPr>
          <w:rFonts w:ascii="Arial" w:hAnsi="Arial" w:cs="Arial"/>
        </w:rPr>
        <w:t xml:space="preserve"> pressure level 1000 hPa</w:t>
      </w:r>
      <w:r w:rsidRPr="008B5D1D" w:rsidR="00C43A8C">
        <w:rPr>
          <w:rFonts w:ascii="Arial" w:hAnsi="Arial" w:cs="Arial"/>
        </w:rPr>
        <w:t>, that correspond to the Earth’s surface</w:t>
      </w:r>
      <w:r w:rsidRPr="008B5D1D">
        <w:rPr>
          <w:rFonts w:ascii="Arial" w:hAnsi="Arial" w:cs="Arial"/>
        </w:rPr>
        <w:t>:</w:t>
      </w:r>
    </w:p>
    <w:p w:rsidRPr="008B5D1D" w:rsidR="00C438BC" w:rsidP="00242C61" w:rsidRDefault="00043EA6" w14:paraId="3DF681E0" w14:textId="48341C5A">
      <w:pPr>
        <w:pStyle w:val="ListParagraph"/>
        <w:numPr>
          <w:ilvl w:val="1"/>
          <w:numId w:val="3"/>
        </w:numPr>
        <w:spacing w:line="360" w:lineRule="auto"/>
        <w:jc w:val="both"/>
        <w:rPr>
          <w:rFonts w:ascii="Arial" w:hAnsi="Arial" w:cs="Arial"/>
        </w:rPr>
        <w:pPrChange w:author="Ana Cristina Machado Russo" w:date="2025-12-29T09:43:00Z" w16du:dateUtc="2025-12-29T09:43:00Z" w:id="407">
          <w:pPr>
            <w:pStyle w:val="ListParagraph"/>
            <w:numPr>
              <w:ilvl w:val="1"/>
              <w:numId w:val="3"/>
            </w:numPr>
            <w:spacing w:line="360" w:lineRule="auto"/>
            <w:ind w:left="1440" w:hanging="360"/>
          </w:pPr>
        </w:pPrChange>
      </w:pPr>
      <w:r w:rsidRPr="008B5D1D">
        <w:rPr>
          <w:rFonts w:ascii="Arial" w:hAnsi="Arial" w:cs="Arial"/>
        </w:rPr>
        <w:t>Carbon monoxide</w:t>
      </w:r>
      <w:r w:rsidR="00F90766">
        <w:rPr>
          <w:rFonts w:ascii="Arial" w:hAnsi="Arial" w:cs="Arial"/>
        </w:rPr>
        <w:t xml:space="preserve"> (CO)</w:t>
      </w:r>
      <w:r w:rsidRPr="008B5D1D" w:rsidR="000C2148">
        <w:rPr>
          <w:rFonts w:ascii="Arial" w:hAnsi="Arial" w:cs="Arial"/>
        </w:rPr>
        <w:t xml:space="preserve"> </w:t>
      </w:r>
      <w:r w:rsidRPr="008B5D1D" w:rsidR="00F65A65">
        <w:rPr>
          <w:rFonts w:ascii="Arial" w:hAnsi="Arial" w:cs="Arial"/>
        </w:rPr>
        <w:t>(kg.kg</w:t>
      </w:r>
      <w:r w:rsidRPr="008B5D1D" w:rsidR="00F65A65">
        <w:rPr>
          <w:rFonts w:ascii="Arial" w:hAnsi="Arial" w:cs="Arial"/>
          <w:vertAlign w:val="superscript"/>
        </w:rPr>
        <w:t>-1</w:t>
      </w:r>
      <w:r w:rsidRPr="008B5D1D" w:rsidR="00F65A65">
        <w:rPr>
          <w:rFonts w:ascii="Arial" w:hAnsi="Arial" w:cs="Arial"/>
        </w:rPr>
        <w:t>)</w:t>
      </w:r>
    </w:p>
    <w:p w:rsidRPr="008B5D1D" w:rsidR="00043EA6" w:rsidP="00242C61" w:rsidRDefault="00043EA6" w14:paraId="4E644B3E" w14:textId="1E6214E0">
      <w:pPr>
        <w:pStyle w:val="ListParagraph"/>
        <w:numPr>
          <w:ilvl w:val="1"/>
          <w:numId w:val="3"/>
        </w:numPr>
        <w:spacing w:line="360" w:lineRule="auto"/>
        <w:jc w:val="both"/>
        <w:rPr>
          <w:rFonts w:ascii="Arial" w:hAnsi="Arial" w:cs="Arial"/>
        </w:rPr>
        <w:pPrChange w:author="Ana Cristina Machado Russo" w:date="2025-12-29T09:43:00Z" w16du:dateUtc="2025-12-29T09:43:00Z" w:id="408">
          <w:pPr>
            <w:pStyle w:val="ListParagraph"/>
            <w:numPr>
              <w:ilvl w:val="1"/>
              <w:numId w:val="3"/>
            </w:numPr>
            <w:spacing w:line="360" w:lineRule="auto"/>
            <w:ind w:left="1440" w:hanging="360"/>
          </w:pPr>
        </w:pPrChange>
      </w:pPr>
      <w:r w:rsidRPr="008B5D1D">
        <w:rPr>
          <w:rFonts w:ascii="Arial" w:hAnsi="Arial" w:cs="Arial"/>
        </w:rPr>
        <w:t>Nitrogen dioxide</w:t>
      </w:r>
      <w:r w:rsidRPr="008B5D1D" w:rsidR="000C0B97">
        <w:rPr>
          <w:rFonts w:ascii="Arial" w:hAnsi="Arial" w:cs="Arial"/>
        </w:rPr>
        <w:t xml:space="preserve"> </w:t>
      </w:r>
      <w:r w:rsidR="00F90766">
        <w:rPr>
          <w:rFonts w:ascii="Arial" w:hAnsi="Arial" w:cs="Arial"/>
        </w:rPr>
        <w:t>(NO</w:t>
      </w:r>
      <w:r w:rsidRPr="00F90766" w:rsidR="00F90766">
        <w:rPr>
          <w:rFonts w:ascii="Arial" w:hAnsi="Arial" w:cs="Arial"/>
          <w:vertAlign w:val="subscript"/>
        </w:rPr>
        <w:t>2</w:t>
      </w:r>
      <w:r w:rsidR="00F90766">
        <w:rPr>
          <w:rFonts w:ascii="Arial" w:hAnsi="Arial" w:cs="Arial"/>
        </w:rPr>
        <w:t xml:space="preserve">) </w:t>
      </w:r>
      <w:r w:rsidRPr="008B5D1D" w:rsidR="000C0B97">
        <w:rPr>
          <w:rFonts w:ascii="Arial" w:hAnsi="Arial" w:cs="Arial"/>
        </w:rPr>
        <w:t>(kg.kg</w:t>
      </w:r>
      <w:r w:rsidRPr="008B5D1D" w:rsidR="000C0B97">
        <w:rPr>
          <w:rFonts w:ascii="Arial" w:hAnsi="Arial" w:cs="Arial"/>
          <w:vertAlign w:val="superscript"/>
        </w:rPr>
        <w:t>-1</w:t>
      </w:r>
      <w:r w:rsidRPr="008B5D1D" w:rsidR="000C0B97">
        <w:rPr>
          <w:rFonts w:ascii="Arial" w:hAnsi="Arial" w:cs="Arial"/>
        </w:rPr>
        <w:t>)</w:t>
      </w:r>
    </w:p>
    <w:p w:rsidRPr="008B5D1D" w:rsidR="00043EA6" w:rsidP="00242C61" w:rsidRDefault="00043EA6" w14:paraId="0AA84E72" w14:textId="43FFB6F1">
      <w:pPr>
        <w:pStyle w:val="ListParagraph"/>
        <w:numPr>
          <w:ilvl w:val="1"/>
          <w:numId w:val="3"/>
        </w:numPr>
        <w:spacing w:line="360" w:lineRule="auto"/>
        <w:jc w:val="both"/>
        <w:rPr>
          <w:rFonts w:ascii="Arial" w:hAnsi="Arial" w:cs="Arial"/>
        </w:rPr>
        <w:pPrChange w:author="Ana Cristina Machado Russo" w:date="2025-12-29T09:43:00Z" w16du:dateUtc="2025-12-29T09:43:00Z" w:id="409">
          <w:pPr>
            <w:pStyle w:val="ListParagraph"/>
            <w:numPr>
              <w:ilvl w:val="1"/>
              <w:numId w:val="3"/>
            </w:numPr>
            <w:spacing w:line="360" w:lineRule="auto"/>
            <w:ind w:left="1440" w:hanging="360"/>
          </w:pPr>
        </w:pPrChange>
      </w:pPr>
      <w:r w:rsidRPr="008B5D1D">
        <w:rPr>
          <w:rFonts w:ascii="Arial" w:hAnsi="Arial" w:cs="Arial"/>
        </w:rPr>
        <w:t>Nitrogen monoxide</w:t>
      </w:r>
      <w:r w:rsidR="00F90766">
        <w:rPr>
          <w:rFonts w:ascii="Arial" w:hAnsi="Arial" w:cs="Arial"/>
        </w:rPr>
        <w:t xml:space="preserve"> (NO)</w:t>
      </w:r>
      <w:r w:rsidRPr="008B5D1D" w:rsidR="000C2148">
        <w:rPr>
          <w:rFonts w:ascii="Arial" w:hAnsi="Arial" w:cs="Arial"/>
        </w:rPr>
        <w:t xml:space="preserve"> </w:t>
      </w:r>
      <w:r w:rsidRPr="008B5D1D" w:rsidR="000C0B97">
        <w:rPr>
          <w:rFonts w:ascii="Arial" w:hAnsi="Arial" w:cs="Arial"/>
        </w:rPr>
        <w:t>(kg.kg</w:t>
      </w:r>
      <w:r w:rsidRPr="008B5D1D" w:rsidR="000C0B97">
        <w:rPr>
          <w:rFonts w:ascii="Arial" w:hAnsi="Arial" w:cs="Arial"/>
          <w:vertAlign w:val="superscript"/>
        </w:rPr>
        <w:t>-1</w:t>
      </w:r>
      <w:r w:rsidRPr="008B5D1D" w:rsidR="000C0B97">
        <w:rPr>
          <w:rFonts w:ascii="Arial" w:hAnsi="Arial" w:cs="Arial"/>
        </w:rPr>
        <w:t>)</w:t>
      </w:r>
    </w:p>
    <w:p w:rsidR="00210F8C" w:rsidP="00242C61" w:rsidRDefault="007200C1" w14:paraId="32B1EEF7" w14:textId="156E94F9">
      <w:pPr>
        <w:pStyle w:val="Heading3"/>
        <w:ind w:firstLine="709"/>
        <w:jc w:val="both"/>
        <w:rPr>
          <w:rFonts w:ascii="Arial" w:hAnsi="Arial" w:cs="Arial"/>
          <w:bCs/>
          <w:color w:val="auto"/>
          <w:sz w:val="24"/>
          <w:szCs w:val="24"/>
          <w:u w:val="single"/>
        </w:rPr>
        <w:pPrChange w:author="Ana Cristina Machado Russo" w:date="2025-12-29T09:43:00Z" w16du:dateUtc="2025-12-29T09:43:00Z" w:id="410">
          <w:pPr>
            <w:pStyle w:val="Heading3"/>
            <w:ind w:firstLine="709"/>
          </w:pPr>
        </w:pPrChange>
      </w:pPr>
      <w:bookmarkStart w:name="_Toc216955741" w:id="411"/>
      <w:r>
        <w:rPr>
          <w:rFonts w:ascii="Arial" w:hAnsi="Arial" w:cs="Arial"/>
          <w:bCs/>
          <w:color w:val="auto"/>
          <w:sz w:val="24"/>
          <w:szCs w:val="24"/>
          <w:u w:val="single"/>
        </w:rPr>
        <w:t>3.3.3.</w:t>
      </w:r>
      <w:r w:rsidR="009E3BE6">
        <w:rPr>
          <w:rFonts w:ascii="Arial" w:hAnsi="Arial" w:cs="Arial"/>
          <w:bCs/>
          <w:color w:val="auto"/>
          <w:sz w:val="24"/>
          <w:szCs w:val="24"/>
          <w:u w:val="single"/>
        </w:rPr>
        <w:t>Wildf</w:t>
      </w:r>
      <w:r w:rsidRPr="00FD00EE" w:rsidR="00FD00EE">
        <w:rPr>
          <w:rFonts w:ascii="Arial" w:hAnsi="Arial" w:cs="Arial"/>
          <w:bCs/>
          <w:color w:val="auto"/>
          <w:sz w:val="24"/>
          <w:szCs w:val="24"/>
          <w:u w:val="single"/>
        </w:rPr>
        <w:t>ire Data</w:t>
      </w:r>
      <w:bookmarkEnd w:id="411"/>
    </w:p>
    <w:p w:rsidR="005174CC" w:rsidP="00242C61" w:rsidRDefault="00001EC8" w14:paraId="4ED01111" w14:textId="6E10FE6A">
      <w:pPr>
        <w:spacing w:line="360" w:lineRule="auto"/>
        <w:jc w:val="both"/>
        <w:rPr>
          <w:rFonts w:ascii="Arial" w:hAnsi="Arial" w:cs="Arial"/>
          <w:bCs/>
          <w:color w:val="000000" w:themeColor="text1"/>
        </w:rPr>
        <w:pPrChange w:author="Ana Cristina Machado Russo" w:date="2025-12-29T09:43:00Z" w16du:dateUtc="2025-12-29T09:43:00Z" w:id="412">
          <w:pPr>
            <w:spacing w:line="360" w:lineRule="auto"/>
          </w:pPr>
        </w:pPrChange>
      </w:pPr>
      <w:r>
        <w:rPr>
          <w:rFonts w:ascii="Arial" w:hAnsi="Arial" w:cs="Arial"/>
          <w:bCs/>
          <w:color w:val="000000" w:themeColor="text1"/>
        </w:rPr>
        <w:t xml:space="preserve">The </w:t>
      </w:r>
      <w:r w:rsidRPr="008B5D1D" w:rsidR="002F79EF">
        <w:rPr>
          <w:rFonts w:ascii="Arial" w:hAnsi="Arial" w:cs="Arial"/>
          <w:bCs/>
          <w:color w:val="000000" w:themeColor="text1"/>
        </w:rPr>
        <w:t>FRP</w:t>
      </w:r>
      <w:r w:rsidR="00F67A2A">
        <w:rPr>
          <w:rFonts w:ascii="Arial" w:hAnsi="Arial" w:cs="Arial"/>
          <w:bCs/>
          <w:color w:val="000000" w:themeColor="text1"/>
        </w:rPr>
        <w:t xml:space="preserve"> dataset</w:t>
      </w:r>
      <w:r w:rsidRPr="008B5D1D" w:rsidR="002F79EF">
        <w:rPr>
          <w:rFonts w:ascii="Arial" w:hAnsi="Arial" w:cs="Arial"/>
          <w:bCs/>
          <w:color w:val="000000" w:themeColor="text1"/>
        </w:rPr>
        <w:t xml:space="preserve"> represents the radiative energy released by active fires, derived from satellite sensors</w:t>
      </w:r>
      <w:r w:rsidR="000D2ABA">
        <w:rPr>
          <w:rFonts w:ascii="Arial" w:hAnsi="Arial" w:cs="Arial"/>
          <w:bCs/>
          <w:color w:val="000000" w:themeColor="text1"/>
        </w:rPr>
        <w:t xml:space="preserve">. </w:t>
      </w:r>
      <w:r>
        <w:rPr>
          <w:rFonts w:ascii="Arial" w:hAnsi="Arial" w:cs="Arial"/>
          <w:bCs/>
          <w:color w:val="000000" w:themeColor="text1"/>
        </w:rPr>
        <w:t xml:space="preserve">The point dataset contains the respective coordinates </w:t>
      </w:r>
      <w:r w:rsidR="00643268">
        <w:rPr>
          <w:rFonts w:ascii="Arial" w:hAnsi="Arial" w:cs="Arial"/>
          <w:bCs/>
          <w:color w:val="000000" w:themeColor="text1"/>
        </w:rPr>
        <w:t xml:space="preserve">of the observed energy, contains </w:t>
      </w:r>
      <w:r w:rsidR="00C665FF">
        <w:rPr>
          <w:rFonts w:ascii="Arial" w:hAnsi="Arial" w:cs="Arial"/>
          <w:bCs/>
          <w:color w:val="000000" w:themeColor="text1"/>
        </w:rPr>
        <w:t>the date and time of the registration</w:t>
      </w:r>
      <w:r w:rsidR="00127169">
        <w:rPr>
          <w:rFonts w:ascii="Arial" w:hAnsi="Arial" w:cs="Arial"/>
          <w:bCs/>
          <w:color w:val="000000" w:themeColor="text1"/>
        </w:rPr>
        <w:t xml:space="preserve">, </w:t>
      </w:r>
      <w:r w:rsidR="00C665FF">
        <w:rPr>
          <w:rFonts w:ascii="Arial" w:hAnsi="Arial" w:cs="Arial"/>
          <w:bCs/>
          <w:color w:val="000000" w:themeColor="text1"/>
        </w:rPr>
        <w:t>the value of the FRP in MW</w:t>
      </w:r>
      <w:r w:rsidR="00127169">
        <w:rPr>
          <w:rFonts w:ascii="Arial" w:hAnsi="Arial" w:cs="Arial"/>
          <w:bCs/>
          <w:color w:val="000000" w:themeColor="text1"/>
        </w:rPr>
        <w:t xml:space="preserve">, among others but </w:t>
      </w:r>
      <w:r w:rsidR="00B36258">
        <w:rPr>
          <w:rFonts w:ascii="Arial" w:hAnsi="Arial" w:cs="Arial"/>
          <w:bCs/>
          <w:color w:val="000000" w:themeColor="text1"/>
        </w:rPr>
        <w:t>only this will be relevant to the research.</w:t>
      </w:r>
    </w:p>
    <w:p w:rsidR="00511AE4" w:rsidP="00242C61" w:rsidRDefault="00511AE4" w14:paraId="0DEF4DA0" w14:textId="77777777">
      <w:pPr>
        <w:spacing w:line="360" w:lineRule="auto"/>
        <w:jc w:val="both"/>
        <w:rPr>
          <w:rFonts w:ascii="Arial" w:hAnsi="Arial" w:cs="Arial"/>
          <w:bCs/>
          <w:color w:val="000000" w:themeColor="text1"/>
        </w:rPr>
        <w:pPrChange w:author="Ana Cristina Machado Russo" w:date="2025-12-29T09:43:00Z" w16du:dateUtc="2025-12-29T09:43:00Z" w:id="413">
          <w:pPr>
            <w:spacing w:line="360" w:lineRule="auto"/>
          </w:pPr>
        </w:pPrChange>
      </w:pPr>
    </w:p>
    <w:p w:rsidRPr="008B5D1D" w:rsidR="004F3677" w:rsidP="00242C61" w:rsidRDefault="007200C1" w14:paraId="3C18E0E8" w14:textId="161AD758">
      <w:pPr>
        <w:pStyle w:val="Heading2"/>
        <w:spacing w:after="160" w:line="360" w:lineRule="auto"/>
        <w:jc w:val="both"/>
        <w:rPr>
          <w:rFonts w:ascii="Arial" w:hAnsi="Arial" w:cs="Arial"/>
          <w:color w:val="000000" w:themeColor="text1"/>
          <w:sz w:val="24"/>
          <w:szCs w:val="24"/>
          <w:u w:val="single"/>
        </w:rPr>
        <w:pPrChange w:author="Ana Cristina Machado Russo" w:date="2025-12-29T09:43:00Z" w16du:dateUtc="2025-12-29T09:43:00Z" w:id="414">
          <w:pPr>
            <w:pStyle w:val="Heading2"/>
            <w:spacing w:after="160" w:line="360" w:lineRule="auto"/>
          </w:pPr>
        </w:pPrChange>
      </w:pPr>
      <w:bookmarkStart w:name="_Toc216955742" w:id="415"/>
      <w:r>
        <w:rPr>
          <w:rFonts w:ascii="Arial" w:hAnsi="Arial" w:cs="Arial"/>
          <w:color w:val="000000" w:themeColor="text1"/>
          <w:sz w:val="24"/>
          <w:szCs w:val="24"/>
          <w:u w:val="single"/>
        </w:rPr>
        <w:t>3.4.</w:t>
      </w:r>
      <w:r w:rsidR="001E6178">
        <w:rPr>
          <w:rFonts w:ascii="Arial" w:hAnsi="Arial" w:cs="Arial"/>
          <w:color w:val="000000" w:themeColor="text1"/>
          <w:sz w:val="24"/>
          <w:szCs w:val="24"/>
          <w:u w:val="single"/>
        </w:rPr>
        <w:t xml:space="preserve">Data </w:t>
      </w:r>
      <w:r w:rsidRPr="008B5D1D" w:rsidR="004F3677">
        <w:rPr>
          <w:rFonts w:ascii="Arial" w:hAnsi="Arial" w:cs="Arial"/>
          <w:color w:val="000000" w:themeColor="text1"/>
          <w:sz w:val="24"/>
          <w:szCs w:val="24"/>
          <w:u w:val="single"/>
        </w:rPr>
        <w:t>P</w:t>
      </w:r>
      <w:r w:rsidR="007E7C06">
        <w:rPr>
          <w:rFonts w:ascii="Arial" w:hAnsi="Arial" w:cs="Arial"/>
          <w:color w:val="000000" w:themeColor="text1"/>
          <w:sz w:val="24"/>
          <w:szCs w:val="24"/>
          <w:u w:val="single"/>
        </w:rPr>
        <w:t>reparation</w:t>
      </w:r>
      <w:bookmarkEnd w:id="415"/>
    </w:p>
    <w:p w:rsidRPr="007E7C06" w:rsidR="007E7C06" w:rsidP="00242C61" w:rsidRDefault="007E7C06" w14:paraId="40BC1202" w14:textId="77777777">
      <w:pPr>
        <w:pStyle w:val="Heading3"/>
        <w:ind w:firstLine="709"/>
        <w:jc w:val="both"/>
        <w:rPr>
          <w:rFonts w:ascii="Arial" w:hAnsi="Arial" w:cs="Arial"/>
          <w:color w:val="auto"/>
          <w:sz w:val="24"/>
          <w:szCs w:val="24"/>
        </w:rPr>
        <w:pPrChange w:author="Ana Cristina Machado Russo" w:date="2025-12-29T09:43:00Z" w16du:dateUtc="2025-12-29T09:43:00Z" w:id="416">
          <w:pPr>
            <w:pStyle w:val="Heading3"/>
            <w:ind w:firstLine="709"/>
          </w:pPr>
        </w:pPrChange>
      </w:pPr>
      <w:bookmarkStart w:name="_Toc216955743" w:id="417"/>
      <w:r w:rsidRPr="007E7C06">
        <w:rPr>
          <w:rFonts w:ascii="Arial" w:hAnsi="Arial" w:cs="Arial"/>
          <w:color w:val="auto"/>
          <w:sz w:val="24"/>
          <w:szCs w:val="24"/>
        </w:rPr>
        <w:t>3.4.1.Masks</w:t>
      </w:r>
      <w:bookmarkEnd w:id="417"/>
    </w:p>
    <w:p w:rsidR="001B22CB" w:rsidP="00242C61" w:rsidRDefault="00087E35" w14:paraId="60412220" w14:textId="532FB214">
      <w:pPr>
        <w:spacing w:line="360" w:lineRule="auto"/>
        <w:jc w:val="both"/>
        <w:rPr>
          <w:rFonts w:ascii="Arial" w:hAnsi="Arial" w:cs="Arial"/>
          <w:color w:val="000000" w:themeColor="text1"/>
        </w:rPr>
        <w:pPrChange w:author="Ana Cristina Machado Russo" w:date="2025-12-29T09:43:00Z" w16du:dateUtc="2025-12-29T09:43:00Z" w:id="418">
          <w:pPr>
            <w:spacing w:line="360" w:lineRule="auto"/>
          </w:pPr>
        </w:pPrChange>
      </w:pPr>
      <w:r>
        <w:rPr>
          <w:rFonts w:ascii="Arial" w:hAnsi="Arial" w:cs="Arial"/>
          <w:noProof/>
        </w:rPr>
        <mc:AlternateContent>
          <mc:Choice Requires="wpg">
            <w:drawing>
              <wp:anchor distT="0" distB="0" distL="114300" distR="114300" simplePos="0" relativeHeight="251677184" behindDoc="1" locked="0" layoutInCell="1" allowOverlap="1" wp14:anchorId="47480D7D" wp14:editId="726F9930">
                <wp:simplePos x="0" y="0"/>
                <wp:positionH relativeFrom="margin">
                  <wp:align>center</wp:align>
                </wp:positionH>
                <wp:positionV relativeFrom="paragraph">
                  <wp:posOffset>3527545</wp:posOffset>
                </wp:positionV>
                <wp:extent cx="5759450" cy="3952875"/>
                <wp:effectExtent l="0" t="0" r="0" b="9525"/>
                <wp:wrapTight wrapText="bothSides">
                  <wp:wrapPolygon edited="0">
                    <wp:start x="0" y="0"/>
                    <wp:lineTo x="0" y="21548"/>
                    <wp:lineTo x="21505" y="21548"/>
                    <wp:lineTo x="21505" y="0"/>
                    <wp:lineTo x="0" y="0"/>
                  </wp:wrapPolygon>
                </wp:wrapTight>
                <wp:docPr id="1130609436" name="Group 7"/>
                <wp:cNvGraphicFramePr/>
                <a:graphic xmlns:a="http://schemas.openxmlformats.org/drawingml/2006/main">
                  <a:graphicData uri="http://schemas.microsoft.com/office/word/2010/wordprocessingGroup">
                    <wpg:wgp>
                      <wpg:cNvGrpSpPr/>
                      <wpg:grpSpPr>
                        <a:xfrm>
                          <a:off x="0" y="0"/>
                          <a:ext cx="5759450" cy="3952875"/>
                          <a:chOff x="0" y="0"/>
                          <a:chExt cx="5759450" cy="3952875"/>
                        </a:xfrm>
                      </wpg:grpSpPr>
                      <pic:pic xmlns:pic="http://schemas.openxmlformats.org/drawingml/2006/picture">
                        <pic:nvPicPr>
                          <pic:cNvPr id="1562965895"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59450" cy="3952875"/>
                          </a:xfrm>
                          <a:prstGeom prst="rect">
                            <a:avLst/>
                          </a:prstGeom>
                        </pic:spPr>
                      </pic:pic>
                      <pic:pic xmlns:pic="http://schemas.openxmlformats.org/drawingml/2006/picture">
                        <pic:nvPicPr>
                          <pic:cNvPr id="966144218" name="Picture 1" descr="A map of europe with different colors of the countries/regions&#10;&#10;AI-generated content may be incorrect."/>
                          <pic:cNvPicPr>
                            <a:picLocks noChangeAspect="1"/>
                          </pic:cNvPicPr>
                        </pic:nvPicPr>
                        <pic:blipFill rotWithShape="1">
                          <a:blip r:embed="rId19">
                            <a:extLst>
                              <a:ext uri="{28A0092B-C50C-407E-A947-70E740481C1C}">
                                <a14:useLocalDpi xmlns:a14="http://schemas.microsoft.com/office/drawing/2010/main" val="0"/>
                              </a:ext>
                            </a:extLst>
                          </a:blip>
                          <a:srcRect l="1199" t="60024" r="62532" b="2985"/>
                          <a:stretch>
                            <a:fillRect/>
                          </a:stretch>
                        </pic:blipFill>
                        <pic:spPr bwMode="auto">
                          <a:xfrm>
                            <a:off x="3010619" y="353683"/>
                            <a:ext cx="2082800" cy="1457325"/>
                          </a:xfrm>
                          <a:prstGeom prst="rect">
                            <a:avLst/>
                          </a:prstGeom>
                          <a:ln>
                            <a:noFill/>
                          </a:ln>
                          <a:extLst>
                            <a:ext uri="{53640926-AAD7-44D8-BBD7-CCE9431645EC}">
                              <a14:shadowObscured xmlns:a14="http://schemas.microsoft.com/office/drawing/2010/main"/>
                            </a:ext>
                          </a:extLst>
                        </pic:spPr>
                      </pic:pic>
                      <wps:wsp>
                        <wps:cNvPr id="356333272" name="Rectangle 4"/>
                        <wps:cNvSpPr/>
                        <wps:spPr>
                          <a:xfrm>
                            <a:off x="3012416" y="355480"/>
                            <a:ext cx="2081003" cy="1457325"/>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4908369" name="Straight Connector 5"/>
                        <wps:cNvCnPr/>
                        <wps:spPr>
                          <a:xfrm flipH="1">
                            <a:off x="208831" y="355480"/>
                            <a:ext cx="2803489" cy="2260121"/>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807607948" name="Straight Connector 5"/>
                        <wps:cNvCnPr/>
                        <wps:spPr>
                          <a:xfrm flipH="1">
                            <a:off x="2080763" y="1813344"/>
                            <a:ext cx="3012548" cy="2051817"/>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435700363" name="Rectangle 4"/>
                        <wps:cNvSpPr/>
                        <wps:spPr>
                          <a:xfrm>
                            <a:off x="208831" y="2615601"/>
                            <a:ext cx="1871932" cy="1252088"/>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6B4FDD40">
              <v:group id="Group 7" style="position:absolute;margin-left:0;margin-top:277.75pt;width:453.5pt;height:311.25pt;z-index:-251639296;mso-position-horizontal:center;mso-position-horizontal-relative:margin" coordsize="57594,39528" o:spid="_x0000_s1026" w14:anchorId="334F4A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width:57594;height:3952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">
                  <v:imagedata o:title="" r:id="rId20"/>
                </v:shape>
                <v:shape id="Picture 1" style="position:absolute;left:30106;top:3536;width:20828;height:14574;visibility:visible;mso-wrap-style:square" alt="A map of europe with different colors of the countries/regions&#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">
                  <v:imagedata cropleft="786f" croptop="39337f" cropright="40981f" cropbottom="1956f" o:title="regions&#10;&#10;AI-generated content may be incorrect" r:id="rId21"/>
                </v:shape>
                <v:rect id="Rectangle 4" style="position:absolute;left:30124;top:3554;width:20810;height:14574;visibility:visible;mso-wrap-style:square;v-text-anchor:middle" o:spid="_x0000_s1029" filled="f" strokecolor="black [3213]"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"/>
                <v:line id="Straight Connector 5" style="position:absolute;flip:x;visibility:visible;mso-wrap-style:square" o:spid="_x0000_s1030" strokecolor="black [3200]" strokeweight="2.25pt" o:connectortype="straight" from="2088,3554" to="30123,2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">
                  <v:stroke joinstyle="miter"/>
                </v:line>
                <v:line id="Straight Connector 5" style="position:absolute;flip:x;visibility:visible;mso-wrap-style:square" o:spid="_x0000_s1031" strokecolor="black [3200]" strokeweight="2.25pt" o:connectortype="straight" from="20807,18133" to="50933,3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">
                  <v:stroke joinstyle="miter"/>
                </v:line>
                <v:rect id="Rectangle 4" style="position:absolute;left:2088;top:26156;width:18719;height:12520;visibility:visible;mso-wrap-style:square;v-text-anchor:middle" o:spid="_x0000_s1032" filled="f" strokecolor="black [3213]" strokeweight="3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"/>
                <w10:wrap type="tight" anchorx="margin"/>
              </v:group>
            </w:pict>
          </mc:Fallback>
        </mc:AlternateContent>
      </w:r>
      <w:r w:rsidR="00A37352">
        <w:rPr>
          <w:rFonts w:ascii="Arial" w:hAnsi="Arial" w:cs="Arial"/>
        </w:rPr>
        <w:t xml:space="preserve">After defining the </w:t>
      </w:r>
      <w:ins w:author="Ana Cristina Machado Russo" w:date="2025-12-29T10:45:00Z" w16du:dateUtc="2025-12-29T10:45:00Z" w:id="419">
        <w:r w:rsidR="00F779C0">
          <w:rPr>
            <w:rFonts w:ascii="Arial" w:hAnsi="Arial" w:cs="Arial"/>
          </w:rPr>
          <w:t xml:space="preserve">specific regions of </w:t>
        </w:r>
      </w:ins>
      <w:del w:author="Ana Cristina Machado Russo" w:date="2025-12-29T10:45:00Z" w16du:dateUtc="2025-12-29T10:45:00Z" w:id="420">
        <w:r w:rsidDel="00F779C0" w:rsidR="00A37352">
          <w:rPr>
            <w:rFonts w:ascii="Arial" w:hAnsi="Arial" w:cs="Arial"/>
          </w:rPr>
          <w:delText xml:space="preserve">countries </w:delText>
        </w:r>
      </w:del>
      <w:ins w:author="Ana Cristina Machado Russo" w:date="2025-12-29T10:45:00Z" w16du:dateUtc="2025-12-29T10:45:00Z" w:id="421">
        <w:r w:rsidR="00F779C0">
          <w:rPr>
            <w:rFonts w:ascii="Arial" w:hAnsi="Arial" w:cs="Arial"/>
          </w:rPr>
          <w:t>interest</w:t>
        </w:r>
        <w:r w:rsidR="00F779C0">
          <w:rPr>
            <w:rFonts w:ascii="Arial" w:hAnsi="Arial" w:cs="Arial"/>
          </w:rPr>
          <w:t xml:space="preserve"> to be </w:t>
        </w:r>
      </w:ins>
      <w:r w:rsidR="00A37352">
        <w:rPr>
          <w:rFonts w:ascii="Arial" w:hAnsi="Arial" w:cs="Arial"/>
        </w:rPr>
        <w:t xml:space="preserve">included in the analysis, the next step involved generating geographic </w:t>
      </w:r>
      <w:r w:rsidR="00EC3225">
        <w:rPr>
          <w:rFonts w:ascii="Arial" w:hAnsi="Arial" w:cs="Arial"/>
        </w:rPr>
        <w:t xml:space="preserve">masks that represented each region on the chosen grid. Using </w:t>
      </w:r>
      <w:r w:rsidR="00502720">
        <w:rPr>
          <w:rFonts w:ascii="Arial" w:hAnsi="Arial" w:cs="Arial"/>
        </w:rPr>
        <w:t>the spatial resolution of the CAMS dataset (</w:t>
      </w:r>
      <w:r w:rsidR="00330683">
        <w:rPr>
          <w:rFonts w:ascii="Arial" w:hAnsi="Arial" w:cs="Arial"/>
        </w:rPr>
        <w:t xml:space="preserve">0,75ºx0,75º), a procedure was developed to </w:t>
      </w:r>
      <w:r w:rsidR="00E256A7">
        <w:rPr>
          <w:rFonts w:ascii="Arial" w:hAnsi="Arial" w:cs="Arial"/>
        </w:rPr>
        <w:t xml:space="preserve">obtain a </w:t>
      </w:r>
      <w:r w:rsidR="002B2B41">
        <w:rPr>
          <w:rFonts w:ascii="Arial" w:hAnsi="Arial" w:cs="Arial"/>
        </w:rPr>
        <w:t>polygon grid cell from the original shapefiles</w:t>
      </w:r>
      <w:r w:rsidR="001F0207">
        <w:rPr>
          <w:rFonts w:ascii="Arial" w:hAnsi="Arial" w:cs="Arial"/>
        </w:rPr>
        <w:t xml:space="preserve">, in </w:t>
      </w:r>
      <w:r w:rsidR="001F0207">
        <w:rPr>
          <w:rFonts w:ascii="Arial" w:hAnsi="Arial" w:cs="Arial"/>
          <w:color w:val="000000" w:themeColor="text1"/>
        </w:rPr>
        <w:t xml:space="preserve">EPSG:4326 (WGS84) from the </w:t>
      </w:r>
      <w:r w:rsidR="001F0207">
        <w:fldChar w:fldCharType="begin"/>
      </w:r>
      <w:r w:rsidR="001F0207">
        <w:instrText>HYPERLINK "https://gadm.org/download_country.html"</w:instrText>
      </w:r>
      <w:r w:rsidR="001F0207">
        <w:fldChar w:fldCharType="separate"/>
      </w:r>
      <w:r w:rsidRPr="00B433C4" w:rsidR="001F0207">
        <w:rPr>
          <w:rStyle w:val="Hyperlink"/>
          <w:rFonts w:ascii="Arial" w:hAnsi="Arial" w:cs="Arial"/>
        </w:rPr>
        <w:t>Dataset of Global Administrative Areas (GADM) official website</w:t>
      </w:r>
      <w:r w:rsidR="001F0207">
        <w:fldChar w:fldCharType="end"/>
      </w:r>
      <w:r w:rsidR="002B2B41">
        <w:rPr>
          <w:rFonts w:ascii="Arial" w:hAnsi="Arial" w:cs="Arial"/>
        </w:rPr>
        <w:t>.</w:t>
      </w:r>
      <w:r w:rsidR="00484F15">
        <w:rPr>
          <w:rFonts w:ascii="Arial" w:hAnsi="Arial" w:cs="Arial"/>
        </w:rPr>
        <w:t xml:space="preserve"> Because Portugal and Spain share a common border,</w:t>
      </w:r>
      <w:r w:rsidR="00C0268B">
        <w:rPr>
          <w:rFonts w:ascii="Arial" w:hAnsi="Arial" w:cs="Arial"/>
        </w:rPr>
        <w:t xml:space="preserve"> grid cells intersecting both countries were assigned to the country containing the largest area of that cell.</w:t>
      </w:r>
      <w:r w:rsidR="00B31357">
        <w:rPr>
          <w:rFonts w:ascii="Arial" w:hAnsi="Arial" w:cs="Arial"/>
        </w:rPr>
        <w:t xml:space="preserve"> This was done to ensure that the spatial attribution corresponded to the most representative territory, particularly in regions where the most intense fires tend to occur close to national boundaries</w:t>
      </w:r>
      <w:r w:rsidR="001B3252">
        <w:rPr>
          <w:rFonts w:ascii="Arial" w:hAnsi="Arial" w:cs="Arial"/>
        </w:rPr>
        <w:t>, seen in a</w:t>
      </w:r>
      <w:r w:rsidR="00071A8C">
        <w:rPr>
          <w:rFonts w:ascii="Arial" w:hAnsi="Arial" w:cs="Arial"/>
        </w:rPr>
        <w:t>ppendix</w:t>
      </w:r>
      <w:r w:rsidR="001B3252">
        <w:rPr>
          <w:rFonts w:ascii="Arial" w:hAnsi="Arial" w:cs="Arial"/>
        </w:rPr>
        <w:t xml:space="preserve"> 1</w:t>
      </w:r>
      <w:r w:rsidR="00B31357">
        <w:rPr>
          <w:rFonts w:ascii="Arial" w:hAnsi="Arial" w:cs="Arial"/>
        </w:rPr>
        <w:t>.</w:t>
      </w:r>
      <w:r w:rsidR="000971DF">
        <w:rPr>
          <w:rFonts w:ascii="Arial" w:hAnsi="Arial" w:cs="Arial"/>
        </w:rPr>
        <w:t xml:space="preserve"> For both Italy and Greece no overlapping sit</w:t>
      </w:r>
      <w:r w:rsidR="008C062A">
        <w:rPr>
          <w:rFonts w:ascii="Arial" w:hAnsi="Arial" w:cs="Arial"/>
        </w:rPr>
        <w:t xml:space="preserve">uation occurs </w:t>
      </w:r>
      <w:r w:rsidR="00BC01B9">
        <w:rPr>
          <w:rFonts w:ascii="Arial" w:hAnsi="Arial" w:cs="Arial"/>
        </w:rPr>
        <w:t>so the standard procedure</w:t>
      </w:r>
      <w:r w:rsidR="00DA0747">
        <w:rPr>
          <w:rFonts w:ascii="Arial" w:hAnsi="Arial" w:cs="Arial"/>
        </w:rPr>
        <w:t xml:space="preserve"> to create the masks were maintained</w:t>
      </w:r>
      <w:r w:rsidR="000971DF">
        <w:rPr>
          <w:rFonts w:ascii="Arial" w:hAnsi="Arial" w:cs="Arial"/>
        </w:rPr>
        <w:t>.</w:t>
      </w:r>
      <w:r w:rsidR="00B31357">
        <w:rPr>
          <w:rFonts w:ascii="Arial" w:hAnsi="Arial" w:cs="Arial"/>
        </w:rPr>
        <w:t xml:space="preserve"> </w:t>
      </w:r>
      <w:r w:rsidR="00422CE2">
        <w:rPr>
          <w:rFonts w:ascii="Arial" w:hAnsi="Arial" w:cs="Arial"/>
        </w:rPr>
        <w:t>The resulting masks</w:t>
      </w:r>
      <w:r w:rsidR="00FD66F3">
        <w:rPr>
          <w:rFonts w:ascii="Arial" w:hAnsi="Arial" w:cs="Arial"/>
        </w:rPr>
        <w:t xml:space="preserve">, </w:t>
      </w:r>
      <w:ins w:author="Ana Cristina Machado Russo" w:date="2025-12-29T10:46:00Z" w16du:dateUtc="2025-12-29T10:46:00Z" w:id="422">
        <w:r w:rsidR="00F779C0">
          <w:rPr>
            <w:rFonts w:ascii="Arial" w:hAnsi="Arial" w:cs="Arial"/>
          </w:rPr>
          <w:t xml:space="preserve">depicted in </w:t>
        </w:r>
      </w:ins>
      <w:r w:rsidRPr="007576B3" w:rsidR="00FD66F3">
        <w:rPr>
          <w:rFonts w:ascii="Arial" w:hAnsi="Arial" w:cs="Arial"/>
          <w:color w:val="2F5496" w:themeColor="accent1" w:themeShade="BF"/>
        </w:rPr>
        <w:t>Figure 2</w:t>
      </w:r>
      <w:r w:rsidR="00FD66F3">
        <w:rPr>
          <w:rFonts w:ascii="Arial" w:hAnsi="Arial" w:cs="Arial"/>
        </w:rPr>
        <w:t>,</w:t>
      </w:r>
      <w:r w:rsidR="00422CE2">
        <w:rPr>
          <w:rFonts w:ascii="Arial" w:hAnsi="Arial" w:cs="Arial"/>
        </w:rPr>
        <w:t xml:space="preserve"> were </w:t>
      </w:r>
      <w:r w:rsidR="00C00B21">
        <w:rPr>
          <w:rFonts w:ascii="Arial" w:hAnsi="Arial" w:cs="Arial"/>
          <w:color w:val="000000" w:themeColor="text1"/>
        </w:rPr>
        <w:t>created to enable the later assessment of wildfire influence on pollutant concentrations.</w:t>
      </w:r>
      <w:r w:rsidR="00A3216B">
        <w:rPr>
          <w:rFonts w:ascii="Arial" w:hAnsi="Arial" w:cs="Arial"/>
          <w:color w:val="000000" w:themeColor="text1"/>
        </w:rPr>
        <w:t xml:space="preserve"> Later in development of results it was then decided to </w:t>
      </w:r>
      <w:r w:rsidR="005D49EB">
        <w:rPr>
          <w:rFonts w:ascii="Arial" w:hAnsi="Arial" w:cs="Arial"/>
          <w:color w:val="000000" w:themeColor="text1"/>
        </w:rPr>
        <w:t xml:space="preserve">produce results for Portugal and Spain together, calling it </w:t>
      </w:r>
      <w:r w:rsidR="005977ED">
        <w:rPr>
          <w:rFonts w:ascii="Arial" w:hAnsi="Arial" w:cs="Arial"/>
          <w:color w:val="000000" w:themeColor="text1"/>
        </w:rPr>
        <w:t>Iberia region</w:t>
      </w:r>
      <w:r w:rsidR="006A273A">
        <w:rPr>
          <w:rFonts w:ascii="Arial" w:hAnsi="Arial" w:cs="Arial"/>
          <w:color w:val="000000" w:themeColor="text1"/>
        </w:rPr>
        <w:t xml:space="preserve">, this way it is possible to </w:t>
      </w:r>
      <w:r>
        <w:rPr>
          <w:rFonts w:ascii="Arial" w:hAnsi="Arial" w:cs="Arial"/>
          <w:color w:val="000000" w:themeColor="text1"/>
        </w:rPr>
        <w:t>have a better understanding of the influence of fires in said region</w:t>
      </w:r>
      <w:r w:rsidR="00D6586D">
        <w:rPr>
          <w:rFonts w:ascii="Arial" w:hAnsi="Arial" w:cs="Arial"/>
          <w:color w:val="000000" w:themeColor="text1"/>
        </w:rPr>
        <w:t>.</w:t>
      </w:r>
      <w:r w:rsidR="00F30819">
        <w:rPr>
          <w:rFonts w:ascii="Arial" w:hAnsi="Arial" w:cs="Arial"/>
          <w:color w:val="000000" w:themeColor="text1"/>
        </w:rPr>
        <w:t xml:space="preserve"> </w:t>
      </w:r>
    </w:p>
    <w:p w:rsidRPr="00E72398" w:rsidR="005A4243" w:rsidP="00242C61" w:rsidRDefault="00E61D9C" w14:paraId="3AA98F4C" w14:textId="2676F8FC">
      <w:pPr>
        <w:pStyle w:val="Caption"/>
        <w:jc w:val="both"/>
        <w:rPr>
          <w:rFonts w:ascii="Arial" w:hAnsi="Arial" w:cs="Arial"/>
          <w:i w:val="0"/>
          <w:iCs w:val="0"/>
          <w:color w:val="auto"/>
        </w:rPr>
        <w:pPrChange w:author="Ana Cristina Machado Russo" w:date="2025-12-29T09:43:00Z" w16du:dateUtc="2025-12-29T09:43:00Z" w:id="423">
          <w:pPr>
            <w:pStyle w:val="Caption"/>
            <w:jc w:val="center"/>
          </w:pPr>
        </w:pPrChange>
      </w:pPr>
      <w:bookmarkStart w:name="_Toc216957238" w:id="424"/>
      <w:r w:rsidRPr="00E72398">
        <w:rPr>
          <w:rFonts w:ascii="Arial" w:hAnsi="Arial" w:cs="Arial"/>
          <w:i w:val="0"/>
          <w:iCs w:val="0"/>
          <w:color w:val="auto"/>
        </w:rPr>
        <w:t xml:space="preserve">Figure </w:t>
      </w:r>
      <w:r w:rsidRPr="00E72398">
        <w:rPr>
          <w:rFonts w:ascii="Arial" w:hAnsi="Arial" w:cs="Arial"/>
          <w:i w:val="0"/>
          <w:iCs w:val="0"/>
          <w:color w:val="auto"/>
        </w:rPr>
        <w:fldChar w:fldCharType="begin"/>
      </w:r>
      <w:r w:rsidRPr="00E72398">
        <w:rPr>
          <w:rFonts w:ascii="Arial" w:hAnsi="Arial" w:cs="Arial"/>
          <w:i w:val="0"/>
          <w:iCs w:val="0"/>
          <w:color w:val="auto"/>
        </w:rPr>
        <w:instrText xml:space="preserve"> SEQ Figure \* ARABIC </w:instrText>
      </w:r>
      <w:r w:rsidRPr="00E72398">
        <w:rPr>
          <w:rFonts w:ascii="Arial" w:hAnsi="Arial" w:cs="Arial"/>
          <w:i w:val="0"/>
          <w:iCs w:val="0"/>
          <w:color w:val="auto"/>
        </w:rPr>
        <w:fldChar w:fldCharType="separate"/>
      </w:r>
      <w:r w:rsidRPr="00E72398" w:rsidR="00295D01">
        <w:rPr>
          <w:rFonts w:ascii="Arial" w:hAnsi="Arial" w:cs="Arial"/>
          <w:i w:val="0"/>
          <w:iCs w:val="0"/>
          <w:noProof/>
          <w:color w:val="auto"/>
        </w:rPr>
        <w:t>2</w:t>
      </w:r>
      <w:r w:rsidRPr="00E72398">
        <w:rPr>
          <w:rFonts w:ascii="Arial" w:hAnsi="Arial" w:cs="Arial"/>
          <w:i w:val="0"/>
          <w:iCs w:val="0"/>
          <w:color w:val="auto"/>
        </w:rPr>
        <w:fldChar w:fldCharType="end"/>
      </w:r>
      <w:r w:rsidRPr="00E72398">
        <w:rPr>
          <w:rFonts w:ascii="Arial" w:hAnsi="Arial" w:cs="Arial"/>
          <w:i w:val="0"/>
          <w:iCs w:val="0"/>
          <w:color w:val="auto"/>
        </w:rPr>
        <w:t xml:space="preserve"> - </w:t>
      </w:r>
      <w:r w:rsidRPr="00E72398" w:rsidR="00084D86">
        <w:rPr>
          <w:rFonts w:ascii="Arial" w:hAnsi="Arial" w:cs="Arial"/>
          <w:i w:val="0"/>
          <w:iCs w:val="0"/>
          <w:color w:val="auto"/>
        </w:rPr>
        <w:t>Grid</w:t>
      </w:r>
      <w:r w:rsidRPr="00E72398">
        <w:rPr>
          <w:rFonts w:ascii="Arial" w:hAnsi="Arial" w:cs="Arial"/>
          <w:i w:val="0"/>
          <w:iCs w:val="0"/>
          <w:color w:val="auto"/>
        </w:rPr>
        <w:t xml:space="preserve"> masks created to represent the countries chosen within study area. Resolution 0.75ºx0.75º</w:t>
      </w:r>
      <w:bookmarkEnd w:id="424"/>
    </w:p>
    <w:p w:rsidR="009F1BA3" w:rsidP="00242C61" w:rsidRDefault="009F1BA3" w14:paraId="2790AB4C" w14:textId="5E104E5C">
      <w:pPr>
        <w:spacing w:line="360" w:lineRule="auto"/>
        <w:jc w:val="both"/>
        <w:rPr>
          <w:rFonts w:ascii="Arial" w:hAnsi="Arial" w:cs="Arial"/>
          <w:color w:val="000000" w:themeColor="text1"/>
        </w:rPr>
        <w:pPrChange w:author="Ana Cristina Machado Russo" w:date="2025-12-29T09:43:00Z" w16du:dateUtc="2025-12-29T09:43:00Z" w:id="425">
          <w:pPr>
            <w:spacing w:line="360" w:lineRule="auto"/>
          </w:pPr>
        </w:pPrChange>
      </w:pPr>
    </w:p>
    <w:p w:rsidRPr="007E7C06" w:rsidR="00AE61D2" w:rsidP="00242C61" w:rsidRDefault="00AE61D2" w14:paraId="78730440" w14:textId="3E10DA9E">
      <w:pPr>
        <w:pStyle w:val="Heading3"/>
        <w:ind w:firstLine="709"/>
        <w:jc w:val="both"/>
        <w:rPr>
          <w:rFonts w:ascii="Arial" w:hAnsi="Arial" w:cs="Arial"/>
          <w:color w:val="auto"/>
          <w:sz w:val="24"/>
          <w:szCs w:val="24"/>
        </w:rPr>
        <w:pPrChange w:author="Ana Cristina Machado Russo" w:date="2025-12-29T09:43:00Z" w16du:dateUtc="2025-12-29T09:43:00Z" w:id="426">
          <w:pPr>
            <w:pStyle w:val="Heading3"/>
            <w:ind w:firstLine="709"/>
          </w:pPr>
        </w:pPrChange>
      </w:pPr>
      <w:bookmarkStart w:name="_Toc216955744" w:id="427"/>
      <w:r w:rsidRPr="007E7C06">
        <w:rPr>
          <w:rFonts w:ascii="Arial" w:hAnsi="Arial" w:cs="Arial"/>
          <w:color w:val="auto"/>
          <w:sz w:val="24"/>
          <w:szCs w:val="24"/>
        </w:rPr>
        <w:t>3.4.</w:t>
      </w:r>
      <w:r>
        <w:rPr>
          <w:rFonts w:ascii="Arial" w:hAnsi="Arial" w:cs="Arial"/>
          <w:color w:val="auto"/>
          <w:sz w:val="24"/>
          <w:szCs w:val="24"/>
        </w:rPr>
        <w:t>2</w:t>
      </w:r>
      <w:r w:rsidRPr="007E7C06">
        <w:rPr>
          <w:rFonts w:ascii="Arial" w:hAnsi="Arial" w:cs="Arial"/>
          <w:color w:val="auto"/>
          <w:sz w:val="24"/>
          <w:szCs w:val="24"/>
        </w:rPr>
        <w:t>.</w:t>
      </w:r>
      <w:commentRangeStart w:id="428"/>
      <w:r>
        <w:rPr>
          <w:rFonts w:ascii="Arial" w:hAnsi="Arial" w:cs="Arial"/>
          <w:color w:val="auto"/>
          <w:sz w:val="24"/>
          <w:szCs w:val="24"/>
        </w:rPr>
        <w:t xml:space="preserve">Data </w:t>
      </w:r>
      <w:bookmarkEnd w:id="427"/>
      <w:r w:rsidR="00694479">
        <w:rPr>
          <w:rFonts w:ascii="Arial" w:hAnsi="Arial" w:cs="Arial"/>
          <w:color w:val="auto"/>
          <w:sz w:val="24"/>
          <w:szCs w:val="24"/>
        </w:rPr>
        <w:t>Manipulation</w:t>
      </w:r>
      <w:commentRangeEnd w:id="428"/>
      <w:r w:rsidRPr="007E7C06" w:rsidR="00242C61">
        <w:rPr>
          <w:rStyle w:val="CommentReference"/>
          <w:rFonts w:ascii="Arial" w:hAnsi="Arial" w:cs="Arial"/>
          <w:color w:val="auto"/>
          <w:sz w:val="24"/>
          <w:szCs w:val="24"/>
        </w:rPr>
        <w:commentReference w:id="428"/>
      </w:r>
    </w:p>
    <w:p w:rsidR="00BB6141" w:rsidP="00242C61" w:rsidRDefault="00137BCD" w14:paraId="3C011890" w14:textId="0DC96173">
      <w:pPr>
        <w:spacing w:line="360" w:lineRule="auto"/>
        <w:jc w:val="both"/>
        <w:rPr>
          <w:rFonts w:ascii="Arial" w:hAnsi="Arial" w:cs="Arial"/>
          <w:color w:val="000000" w:themeColor="text1"/>
        </w:rPr>
        <w:pPrChange w:author="Ana Cristina Machado Russo" w:date="2025-12-29T09:43:00Z" w16du:dateUtc="2025-12-29T09:43:00Z" w:id="429">
          <w:pPr>
            <w:spacing w:line="360" w:lineRule="auto"/>
          </w:pPr>
        </w:pPrChange>
      </w:pPr>
      <w:ins w:author="Ana Cristina Machado Russo" w:date="2025-12-29T10:59:00Z" w16du:dateUtc="2025-12-29T10:59:00Z" w:id="430">
        <w:r>
          <w:rPr>
            <w:rFonts w:ascii="Arial" w:hAnsi="Arial" w:cs="Arial"/>
            <w:color w:val="000000" w:themeColor="text1"/>
          </w:rPr>
          <w:t>Apart from the downloading, several manipulation procedures were required</w:t>
        </w:r>
      </w:ins>
      <w:del w:author="Ana Cristina Machado Russo" w:date="2025-12-29T10:59:00Z" w16du:dateUtc="2025-12-29T10:59:00Z" w:id="431">
        <w:r w:rsidDel="00137BCD" w:rsidR="00554CE4">
          <w:rPr>
            <w:rFonts w:ascii="Arial" w:hAnsi="Arial" w:cs="Arial"/>
            <w:color w:val="000000" w:themeColor="text1"/>
          </w:rPr>
          <w:delText>Given the fact that there was a lot of data to be downloaded the process was facilitated by external help</w:delText>
        </w:r>
        <w:r w:rsidDel="00137BCD" w:rsidR="006B22A6">
          <w:rPr>
            <w:rFonts w:ascii="Arial" w:hAnsi="Arial" w:cs="Arial"/>
            <w:color w:val="000000" w:themeColor="text1"/>
          </w:rPr>
          <w:delText>, this required to perform some changes to the other data downloaded</w:delText>
        </w:r>
      </w:del>
      <w:del w:author="Ana Cristina Machado Russo" w:date="2025-12-29T11:01:00Z" w16du:dateUtc="2025-12-29T11:01:00Z" w:id="432">
        <w:r w:rsidDel="00137BCD" w:rsidR="006B22A6">
          <w:rPr>
            <w:rFonts w:ascii="Arial" w:hAnsi="Arial" w:cs="Arial"/>
            <w:color w:val="000000" w:themeColor="text1"/>
          </w:rPr>
          <w:delText xml:space="preserve">. There </w:delText>
        </w:r>
        <w:r w:rsidDel="00137BCD" w:rsidR="0092707D">
          <w:rPr>
            <w:rFonts w:ascii="Arial" w:hAnsi="Arial" w:cs="Arial"/>
            <w:color w:val="000000" w:themeColor="text1"/>
          </w:rPr>
          <w:delText>were</w:delText>
        </w:r>
        <w:r w:rsidDel="00137BCD" w:rsidR="006B22A6">
          <w:rPr>
            <w:rFonts w:ascii="Arial" w:hAnsi="Arial" w:cs="Arial"/>
            <w:color w:val="000000" w:themeColor="text1"/>
          </w:rPr>
          <w:delText xml:space="preserve"> some variables renaming</w:delText>
        </w:r>
        <w:r w:rsidDel="00137BCD" w:rsidR="003F293D">
          <w:rPr>
            <w:rFonts w:ascii="Arial" w:hAnsi="Arial" w:cs="Arial"/>
            <w:color w:val="000000" w:themeColor="text1"/>
          </w:rPr>
          <w:delText>, mostly to the pollu</w:delText>
        </w:r>
        <w:r w:rsidDel="00137BCD" w:rsidR="00271197">
          <w:rPr>
            <w:rFonts w:ascii="Arial" w:hAnsi="Arial" w:cs="Arial"/>
            <w:color w:val="000000" w:themeColor="text1"/>
          </w:rPr>
          <w:delText>t</w:delText>
        </w:r>
        <w:r w:rsidDel="00137BCD" w:rsidR="003F293D">
          <w:rPr>
            <w:rFonts w:ascii="Arial" w:hAnsi="Arial" w:cs="Arial"/>
            <w:color w:val="000000" w:themeColor="text1"/>
          </w:rPr>
          <w:delText>ants,</w:delText>
        </w:r>
        <w:r w:rsidDel="00137BCD" w:rsidR="006B22A6">
          <w:rPr>
            <w:rFonts w:ascii="Arial" w:hAnsi="Arial" w:cs="Arial"/>
            <w:color w:val="000000" w:themeColor="text1"/>
          </w:rPr>
          <w:delText xml:space="preserve"> to match </w:delText>
        </w:r>
        <w:r w:rsidDel="00137BCD" w:rsidR="005D6E59">
          <w:rPr>
            <w:rFonts w:ascii="Arial" w:hAnsi="Arial" w:cs="Arial"/>
            <w:color w:val="000000" w:themeColor="text1"/>
          </w:rPr>
          <w:delText xml:space="preserve">different yearly files, </w:delText>
        </w:r>
      </w:del>
      <w:ins w:author="Ana Cristina Machado Russo" w:date="2025-12-29T11:01:00Z" w16du:dateUtc="2025-12-29T11:01:00Z" w:id="433">
        <w:r>
          <w:rPr>
            <w:rFonts w:ascii="Arial" w:hAnsi="Arial" w:cs="Arial"/>
            <w:color w:val="000000" w:themeColor="text1"/>
          </w:rPr>
          <w:t xml:space="preserve"> T</w:t>
        </w:r>
      </w:ins>
      <w:del w:author="Ana Cristina Machado Russo" w:date="2025-12-29T11:01:00Z" w16du:dateUtc="2025-12-29T11:01:00Z" w:id="434">
        <w:r w:rsidDel="00137BCD" w:rsidR="005D6E59">
          <w:rPr>
            <w:rFonts w:ascii="Arial" w:hAnsi="Arial" w:cs="Arial"/>
            <w:color w:val="000000" w:themeColor="text1"/>
          </w:rPr>
          <w:delText>t</w:delText>
        </w:r>
      </w:del>
      <w:r w:rsidR="005D6E59">
        <w:rPr>
          <w:rFonts w:ascii="Arial" w:hAnsi="Arial" w:cs="Arial"/>
          <w:color w:val="000000" w:themeColor="text1"/>
        </w:rPr>
        <w:t xml:space="preserve">here was </w:t>
      </w:r>
      <w:ins w:author="Ana Cristina Machado Russo" w:date="2025-12-29T11:01:00Z" w16du:dateUtc="2025-12-29T11:01:00Z" w:id="435">
        <w:r>
          <w:rPr>
            <w:rFonts w:ascii="Arial" w:hAnsi="Arial" w:cs="Arial"/>
            <w:color w:val="000000" w:themeColor="text1"/>
          </w:rPr>
          <w:t>the</w:t>
        </w:r>
      </w:ins>
      <w:del w:author="Ana Cristina Machado Russo" w:date="2025-12-29T11:01:00Z" w16du:dateUtc="2025-12-29T11:01:00Z" w:id="436">
        <w:r w:rsidDel="00137BCD" w:rsidR="005D6E59">
          <w:rPr>
            <w:rFonts w:ascii="Arial" w:hAnsi="Arial" w:cs="Arial"/>
            <w:color w:val="000000" w:themeColor="text1"/>
          </w:rPr>
          <w:delText>a</w:delText>
        </w:r>
      </w:del>
      <w:r w:rsidR="005D6E59">
        <w:rPr>
          <w:rFonts w:ascii="Arial" w:hAnsi="Arial" w:cs="Arial"/>
          <w:color w:val="000000" w:themeColor="text1"/>
        </w:rPr>
        <w:t xml:space="preserve"> necessity to convert coordinates from </w:t>
      </w:r>
      <w:r w:rsidR="00AB223D">
        <w:rPr>
          <w:rFonts w:ascii="Arial" w:hAnsi="Arial" w:cs="Arial"/>
          <w:color w:val="000000" w:themeColor="text1"/>
        </w:rPr>
        <w:t>0º</w:t>
      </w:r>
      <w:r w:rsidR="005533DA">
        <w:rPr>
          <w:rFonts w:ascii="Arial" w:hAnsi="Arial" w:cs="Arial"/>
          <w:color w:val="000000" w:themeColor="text1"/>
        </w:rPr>
        <w:t xml:space="preserve"> to 360º to -180º to 180</w:t>
      </w:r>
      <w:r w:rsidR="0092707D">
        <w:rPr>
          <w:rFonts w:ascii="Arial" w:hAnsi="Arial" w:cs="Arial"/>
          <w:color w:val="000000" w:themeColor="text1"/>
        </w:rPr>
        <w:t xml:space="preserve"> </w:t>
      </w:r>
      <w:r w:rsidR="005D6E59">
        <w:rPr>
          <w:rFonts w:ascii="Arial" w:hAnsi="Arial" w:cs="Arial"/>
          <w:color w:val="000000" w:themeColor="text1"/>
        </w:rPr>
        <w:t xml:space="preserve">and </w:t>
      </w:r>
      <w:del w:author="Ana Cristina Machado Russo" w:date="2025-12-29T11:01:00Z" w16du:dateUtc="2025-12-29T11:01:00Z" w:id="437">
        <w:r w:rsidDel="00137BCD" w:rsidR="005D6E59">
          <w:rPr>
            <w:rFonts w:ascii="Arial" w:hAnsi="Arial" w:cs="Arial"/>
            <w:color w:val="000000" w:themeColor="text1"/>
          </w:rPr>
          <w:delText xml:space="preserve">even </w:delText>
        </w:r>
      </w:del>
      <w:r w:rsidR="00271197">
        <w:rPr>
          <w:rFonts w:ascii="Arial" w:hAnsi="Arial" w:cs="Arial"/>
          <w:color w:val="000000" w:themeColor="text1"/>
        </w:rPr>
        <w:t>cropping</w:t>
      </w:r>
      <w:r w:rsidR="009D37E9">
        <w:rPr>
          <w:rFonts w:ascii="Arial" w:hAnsi="Arial" w:cs="Arial"/>
          <w:color w:val="000000" w:themeColor="text1"/>
        </w:rPr>
        <w:t xml:space="preserve"> the area of data that was contained in </w:t>
      </w:r>
      <w:r w:rsidR="00094782">
        <w:rPr>
          <w:rFonts w:ascii="Arial" w:hAnsi="Arial" w:cs="Arial"/>
          <w:color w:val="000000" w:themeColor="text1"/>
        </w:rPr>
        <w:t>some files</w:t>
      </w:r>
      <w:r w:rsidR="00271197">
        <w:rPr>
          <w:rFonts w:ascii="Arial" w:hAnsi="Arial" w:cs="Arial"/>
          <w:color w:val="000000" w:themeColor="text1"/>
        </w:rPr>
        <w:t xml:space="preserve"> (instead of having data for the entire </w:t>
      </w:r>
      <w:r w:rsidR="003D7155">
        <w:rPr>
          <w:rFonts w:ascii="Arial" w:hAnsi="Arial" w:cs="Arial"/>
          <w:color w:val="000000" w:themeColor="text1"/>
        </w:rPr>
        <w:t>globe, have only for the study area established)</w:t>
      </w:r>
      <w:r w:rsidR="00094782">
        <w:rPr>
          <w:rFonts w:ascii="Arial" w:hAnsi="Arial" w:cs="Arial"/>
          <w:color w:val="000000" w:themeColor="text1"/>
        </w:rPr>
        <w:t xml:space="preserve">. </w:t>
      </w:r>
      <w:r w:rsidR="00B17AB9">
        <w:rPr>
          <w:rFonts w:ascii="Arial" w:hAnsi="Arial" w:cs="Arial"/>
          <w:color w:val="000000" w:themeColor="text1"/>
        </w:rPr>
        <w:t>For each of these steps new files were created</w:t>
      </w:r>
      <w:r w:rsidR="005120D7">
        <w:rPr>
          <w:rFonts w:ascii="Arial" w:hAnsi="Arial" w:cs="Arial"/>
          <w:color w:val="000000" w:themeColor="text1"/>
        </w:rPr>
        <w:t>,</w:t>
      </w:r>
      <w:r w:rsidR="00B17AB9">
        <w:rPr>
          <w:rFonts w:ascii="Arial" w:hAnsi="Arial" w:cs="Arial"/>
          <w:color w:val="000000" w:themeColor="text1"/>
        </w:rPr>
        <w:t xml:space="preserve"> </w:t>
      </w:r>
      <w:r w:rsidR="00EE30DA">
        <w:rPr>
          <w:rFonts w:ascii="Arial" w:hAnsi="Arial" w:cs="Arial"/>
          <w:color w:val="000000" w:themeColor="text1"/>
        </w:rPr>
        <w:t>guar</w:t>
      </w:r>
      <w:r w:rsidR="00EE2E99">
        <w:rPr>
          <w:rFonts w:ascii="Arial" w:hAnsi="Arial" w:cs="Arial"/>
          <w:color w:val="000000" w:themeColor="text1"/>
        </w:rPr>
        <w:t xml:space="preserve">anteeing the user to go back </w:t>
      </w:r>
      <w:r w:rsidR="0092707D">
        <w:rPr>
          <w:rFonts w:ascii="Arial" w:hAnsi="Arial" w:cs="Arial"/>
          <w:color w:val="000000" w:themeColor="text1"/>
        </w:rPr>
        <w:t>one step instead of the entire workflow</w:t>
      </w:r>
      <w:r w:rsidR="005120D7">
        <w:rPr>
          <w:rFonts w:ascii="Arial" w:hAnsi="Arial" w:cs="Arial"/>
          <w:color w:val="000000" w:themeColor="text1"/>
        </w:rPr>
        <w:t>, if needed</w:t>
      </w:r>
      <w:r w:rsidR="0092707D">
        <w:rPr>
          <w:rFonts w:ascii="Arial" w:hAnsi="Arial" w:cs="Arial"/>
          <w:color w:val="000000" w:themeColor="text1"/>
        </w:rPr>
        <w:t>.</w:t>
      </w:r>
    </w:p>
    <w:p w:rsidR="004E2714" w:rsidP="00242C61" w:rsidRDefault="003B09CC" w14:paraId="48A072A0" w14:textId="0B40B15F">
      <w:pPr>
        <w:spacing w:line="360" w:lineRule="auto"/>
        <w:jc w:val="both"/>
        <w:rPr>
          <w:rFonts w:ascii="Arial" w:hAnsi="Arial" w:cs="Arial"/>
        </w:rPr>
        <w:pPrChange w:author="Ana Cristina Machado Russo" w:date="2025-12-29T09:43:00Z" w16du:dateUtc="2025-12-29T09:43:00Z" w:id="438">
          <w:pPr>
            <w:spacing w:line="360" w:lineRule="auto"/>
          </w:pPr>
        </w:pPrChange>
      </w:pPr>
      <w:r>
        <w:rPr>
          <w:rFonts w:ascii="Arial" w:hAnsi="Arial" w:cs="Arial"/>
          <w:color w:val="000000" w:themeColor="text1"/>
        </w:rPr>
        <w:t xml:space="preserve">Unit </w:t>
      </w:r>
      <w:r w:rsidR="004C27D4">
        <w:rPr>
          <w:rFonts w:ascii="Arial" w:hAnsi="Arial" w:cs="Arial"/>
          <w:color w:val="000000" w:themeColor="text1"/>
        </w:rPr>
        <w:t>c</w:t>
      </w:r>
      <w:r>
        <w:rPr>
          <w:rFonts w:ascii="Arial" w:hAnsi="Arial" w:cs="Arial"/>
          <w:color w:val="000000" w:themeColor="text1"/>
        </w:rPr>
        <w:t>onversion</w:t>
      </w:r>
      <w:r w:rsidR="00A97AAB">
        <w:rPr>
          <w:rFonts w:ascii="Arial" w:hAnsi="Arial" w:cs="Arial"/>
          <w:color w:val="000000" w:themeColor="text1"/>
        </w:rPr>
        <w:t xml:space="preserve"> was performed to the pollutants</w:t>
      </w:r>
      <w:r w:rsidR="00AD12D2">
        <w:rPr>
          <w:rFonts w:ascii="Arial" w:hAnsi="Arial" w:cs="Arial"/>
          <w:color w:val="000000" w:themeColor="text1"/>
        </w:rPr>
        <w:t xml:space="preserve"> data to </w:t>
      </w:r>
      <w:r w:rsidR="00CE543D">
        <w:rPr>
          <w:rFonts w:ascii="Arial" w:hAnsi="Arial" w:cs="Arial"/>
          <w:color w:val="000000" w:themeColor="text1"/>
        </w:rPr>
        <w:t>match the WHO air quality guidelines recommended levels</w:t>
      </w:r>
      <w:r w:rsidR="006C42BA">
        <w:rPr>
          <w:rFonts w:ascii="Arial" w:hAnsi="Arial" w:cs="Arial"/>
          <w:color w:val="000000" w:themeColor="text1"/>
        </w:rPr>
        <w:t xml:space="preserve">, available at </w:t>
      </w:r>
      <w:sdt>
        <w:sdtPr>
          <w:rPr>
            <w:rFonts w:ascii="Arial" w:hAnsi="Arial" w:cs="Arial"/>
            <w:color w:val="2F5496" w:themeColor="accent1" w:themeShade="BF"/>
          </w:rPr>
          <w:id w:val="893383420"/>
          <w:citation/>
        </w:sdtPr>
        <w:sdtContent>
          <w:r w:rsidRPr="006C42BA" w:rsidR="006C42BA">
            <w:rPr>
              <w:rFonts w:ascii="Arial" w:hAnsi="Arial" w:cs="Arial"/>
              <w:color w:val="2F5496" w:themeColor="accent1" w:themeShade="BF"/>
            </w:rPr>
            <w:fldChar w:fldCharType="begin"/>
          </w:r>
          <w:r w:rsidRPr="006C42BA" w:rsidR="006C42BA">
            <w:rPr>
              <w:rFonts w:ascii="Arial" w:hAnsi="Arial" w:cs="Arial"/>
              <w:color w:val="2F5496" w:themeColor="accent1" w:themeShade="BF"/>
            </w:rPr>
            <w:instrText xml:space="preserve"> CITATION WHO25 \l 2070 </w:instrText>
          </w:r>
          <w:r w:rsidRPr="006C42BA" w:rsidR="006C42BA">
            <w:rPr>
              <w:rFonts w:ascii="Arial" w:hAnsi="Arial" w:cs="Arial"/>
              <w:color w:val="2F5496" w:themeColor="accent1" w:themeShade="BF"/>
            </w:rPr>
            <w:fldChar w:fldCharType="separate"/>
          </w:r>
          <w:r w:rsidRPr="006C42BA" w:rsidR="006C42BA">
            <w:rPr>
              <w:rFonts w:ascii="Arial" w:hAnsi="Arial" w:cs="Arial"/>
              <w:noProof/>
              <w:color w:val="2F5496" w:themeColor="accent1" w:themeShade="BF"/>
            </w:rPr>
            <w:t>(WHO, 2025)</w:t>
          </w:r>
          <w:r w:rsidRPr="006C42BA" w:rsidR="006C42BA">
            <w:rPr>
              <w:rFonts w:ascii="Arial" w:hAnsi="Arial" w:cs="Arial"/>
              <w:color w:val="2F5496" w:themeColor="accent1" w:themeShade="BF"/>
            </w:rPr>
            <w:fldChar w:fldCharType="end"/>
          </w:r>
        </w:sdtContent>
      </w:sdt>
      <w:r w:rsidRPr="004C27D4" w:rsidR="006C42BA">
        <w:rPr>
          <w:rFonts w:ascii="Arial" w:hAnsi="Arial" w:cs="Arial"/>
        </w:rPr>
        <w:t>.</w:t>
      </w:r>
      <w:r w:rsidR="00CC6A8F">
        <w:rPr>
          <w:rFonts w:ascii="Arial" w:hAnsi="Arial" w:cs="Arial"/>
        </w:rPr>
        <w:t xml:space="preserve"> Scripts were created to make the following </w:t>
      </w:r>
      <w:r w:rsidR="00832A55">
        <w:rPr>
          <w:rFonts w:ascii="Arial" w:hAnsi="Arial" w:cs="Arial"/>
        </w:rPr>
        <w:t>conversions</w:t>
      </w:r>
      <w:r w:rsidR="00AB60F9">
        <w:rPr>
          <w:rFonts w:ascii="Arial" w:hAnsi="Arial" w:cs="Arial"/>
        </w:rPr>
        <w:t xml:space="preserve"> across different variables</w:t>
      </w:r>
      <w:r w:rsidR="00832A55">
        <w:rPr>
          <w:rFonts w:ascii="Arial" w:hAnsi="Arial" w:cs="Arial"/>
        </w:rPr>
        <w:t>:</w:t>
      </w:r>
    </w:p>
    <w:p w:rsidRPr="004B075B" w:rsidR="002A589E" w:rsidP="00242C61" w:rsidRDefault="006767FE" w14:paraId="5ACC7930" w14:textId="4C1107DF">
      <w:pPr>
        <w:pStyle w:val="ListParagraph"/>
        <w:numPr>
          <w:ilvl w:val="0"/>
          <w:numId w:val="6"/>
        </w:numPr>
        <w:spacing w:line="360" w:lineRule="auto"/>
        <w:jc w:val="both"/>
        <w:rPr>
          <w:rFonts w:ascii="Arial" w:hAnsi="Arial" w:cs="Arial"/>
          <w:color w:val="000000" w:themeColor="text1"/>
        </w:rPr>
        <w:pPrChange w:author="Ana Cristina Machado Russo" w:date="2025-12-29T09:43:00Z" w16du:dateUtc="2025-12-29T09:43:00Z" w:id="439">
          <w:pPr>
            <w:pStyle w:val="ListParagraph"/>
            <w:numPr>
              <w:numId w:val="6"/>
            </w:numPr>
            <w:spacing w:line="360" w:lineRule="auto"/>
            <w:ind w:hanging="360"/>
          </w:pPr>
        </w:pPrChange>
      </w:pPr>
      <w:r>
        <w:rPr>
          <w:rFonts w:ascii="Arial" w:hAnsi="Arial" w:cs="Arial"/>
          <w:color w:val="000000" w:themeColor="text1"/>
        </w:rPr>
        <w:t>For multi</w:t>
      </w:r>
      <w:r w:rsidR="00196B7B">
        <w:rPr>
          <w:rFonts w:ascii="Arial" w:hAnsi="Arial" w:cs="Arial"/>
          <w:color w:val="000000" w:themeColor="text1"/>
        </w:rPr>
        <w:t>-level variables (CO, NO and NO</w:t>
      </w:r>
      <w:r w:rsidRPr="00196B7B" w:rsidR="00196B7B">
        <w:rPr>
          <w:rFonts w:ascii="Arial" w:hAnsi="Arial" w:cs="Arial"/>
          <w:color w:val="000000" w:themeColor="text1"/>
          <w:vertAlign w:val="subscript"/>
        </w:rPr>
        <w:t>2</w:t>
      </w:r>
      <w:r w:rsidR="00196B7B">
        <w:rPr>
          <w:rFonts w:ascii="Arial" w:hAnsi="Arial" w:cs="Arial"/>
          <w:color w:val="000000" w:themeColor="text1"/>
        </w:rPr>
        <w:t>): p</w:t>
      </w:r>
      <w:r w:rsidR="004B075B">
        <w:rPr>
          <w:rFonts w:ascii="Arial" w:hAnsi="Arial" w:cs="Arial"/>
          <w:color w:val="000000" w:themeColor="text1"/>
        </w:rPr>
        <w:t>ollutant</w:t>
      </w:r>
      <w:r w:rsidR="00AB60F9">
        <w:rPr>
          <w:rFonts w:ascii="Arial" w:hAnsi="Arial" w:cs="Arial"/>
          <w:color w:val="000000" w:themeColor="text1"/>
        </w:rPr>
        <w:t>’s</w:t>
      </w:r>
      <w:r w:rsidR="004B075B">
        <w:rPr>
          <w:rFonts w:ascii="Arial" w:hAnsi="Arial" w:cs="Arial"/>
          <w:color w:val="000000" w:themeColor="text1"/>
        </w:rPr>
        <w:t xml:space="preserve"> concentration</w:t>
      </w:r>
      <w:r w:rsidR="00F6653D">
        <w:rPr>
          <w:rFonts w:ascii="Arial" w:hAnsi="Arial" w:cs="Arial"/>
          <w:color w:val="000000" w:themeColor="text1"/>
        </w:rPr>
        <w:t xml:space="preserve"> multiplied by pressure and divided by the multiplication of R and temperature</w:t>
      </w:r>
      <w:r w:rsidR="005D4F71">
        <w:rPr>
          <w:rFonts w:ascii="Arial" w:hAnsi="Arial" w:cs="Arial"/>
          <w:color w:val="000000" w:themeColor="text1"/>
        </w:rPr>
        <w:t xml:space="preserve">, </w:t>
      </w:r>
      <w:r w:rsidRPr="004B075B" w:rsidR="001C6EDF">
        <w:rPr>
          <w:rFonts w:ascii="Arial" w:hAnsi="Arial" w:cs="Arial"/>
          <w:color w:val="000000" w:themeColor="text1"/>
        </w:rPr>
        <w:t>where p</w:t>
      </w:r>
      <w:r w:rsidRPr="004B075B" w:rsidR="000623E7">
        <w:rPr>
          <w:rFonts w:ascii="Arial" w:hAnsi="Arial" w:cs="Arial"/>
          <w:color w:val="000000" w:themeColor="text1"/>
        </w:rPr>
        <w:t>ressure = 1e5</w:t>
      </w:r>
      <w:r w:rsidRPr="004B075B" w:rsidR="003144CA">
        <w:rPr>
          <w:rFonts w:ascii="Arial" w:hAnsi="Arial" w:cs="Arial"/>
          <w:color w:val="000000" w:themeColor="text1"/>
        </w:rPr>
        <w:t xml:space="preserve"> Pa (equal to 1000 hPa)</w:t>
      </w:r>
      <w:r w:rsidR="00857233">
        <w:rPr>
          <w:rFonts w:ascii="Arial" w:hAnsi="Arial" w:cs="Arial"/>
          <w:color w:val="000000" w:themeColor="text1"/>
        </w:rPr>
        <w:t>,</w:t>
      </w:r>
      <w:r w:rsidRPr="004B075B" w:rsidR="000623E7">
        <w:rPr>
          <w:rFonts w:ascii="Arial" w:hAnsi="Arial" w:cs="Arial"/>
          <w:color w:val="000000" w:themeColor="text1"/>
        </w:rPr>
        <w:t xml:space="preserve"> R</w:t>
      </w:r>
      <w:r w:rsidRPr="004B075B" w:rsidR="003144CA">
        <w:rPr>
          <w:rFonts w:ascii="Arial" w:hAnsi="Arial" w:cs="Arial"/>
          <w:color w:val="000000" w:themeColor="text1"/>
        </w:rPr>
        <w:t xml:space="preserve"> </w:t>
      </w:r>
      <w:r w:rsidRPr="004B075B" w:rsidR="000623E7">
        <w:rPr>
          <w:rFonts w:ascii="Arial" w:hAnsi="Arial" w:cs="Arial"/>
          <w:color w:val="000000" w:themeColor="text1"/>
        </w:rPr>
        <w:t>=</w:t>
      </w:r>
      <w:r w:rsidRPr="004B075B" w:rsidR="003144CA">
        <w:rPr>
          <w:rFonts w:ascii="Arial" w:hAnsi="Arial" w:cs="Arial"/>
          <w:color w:val="000000" w:themeColor="text1"/>
        </w:rPr>
        <w:t xml:space="preserve"> </w:t>
      </w:r>
      <w:r w:rsidRPr="004B075B" w:rsidR="000623E7">
        <w:rPr>
          <w:rFonts w:ascii="Arial" w:hAnsi="Arial" w:cs="Arial"/>
          <w:color w:val="000000" w:themeColor="text1"/>
        </w:rPr>
        <w:t>287.0500676</w:t>
      </w:r>
      <w:r w:rsidRPr="004B075B" w:rsidR="002E4C65">
        <w:rPr>
          <w:rFonts w:ascii="Arial" w:hAnsi="Arial" w:cs="Arial"/>
          <w:color w:val="000000" w:themeColor="text1"/>
        </w:rPr>
        <w:t xml:space="preserve"> (J/kg.K)</w:t>
      </w:r>
      <w:r w:rsidR="00857233">
        <w:rPr>
          <w:rFonts w:ascii="Arial" w:hAnsi="Arial" w:cs="Arial"/>
          <w:color w:val="000000" w:themeColor="text1"/>
        </w:rPr>
        <w:t xml:space="preserve"> and t </w:t>
      </w:r>
      <w:r w:rsidR="00EC51A4">
        <w:rPr>
          <w:rFonts w:ascii="Arial" w:hAnsi="Arial" w:cs="Arial"/>
          <w:color w:val="000000" w:themeColor="text1"/>
        </w:rPr>
        <w:t xml:space="preserve">corresponds to </w:t>
      </w:r>
      <w:r w:rsidR="00E23781">
        <w:rPr>
          <w:rFonts w:ascii="Arial" w:hAnsi="Arial" w:cs="Arial"/>
          <w:color w:val="000000" w:themeColor="text1"/>
        </w:rPr>
        <w:t xml:space="preserve">the respective temperature downloaded from </w:t>
      </w:r>
      <w:r w:rsidR="003B59D1">
        <w:rPr>
          <w:rFonts w:ascii="Arial" w:hAnsi="Arial" w:cs="Arial"/>
          <w:color w:val="000000" w:themeColor="text1"/>
        </w:rPr>
        <w:t>CAMS</w:t>
      </w:r>
      <w:r w:rsidR="00E23781">
        <w:rPr>
          <w:rFonts w:ascii="Arial" w:hAnsi="Arial" w:cs="Arial"/>
          <w:color w:val="000000" w:themeColor="text1"/>
        </w:rPr>
        <w:t xml:space="preserve"> dataset</w:t>
      </w:r>
      <w:r w:rsidR="0023674D">
        <w:rPr>
          <w:rFonts w:ascii="Arial" w:hAnsi="Arial" w:cs="Arial"/>
          <w:color w:val="000000" w:themeColor="text1"/>
        </w:rPr>
        <w:t xml:space="preserve"> in Kelvin</w:t>
      </w:r>
      <w:r w:rsidR="005D4F71">
        <w:rPr>
          <w:rFonts w:ascii="Arial" w:hAnsi="Arial" w:cs="Arial"/>
          <w:color w:val="000000" w:themeColor="text1"/>
        </w:rPr>
        <w:t>.</w:t>
      </w:r>
      <w:r w:rsidR="0023674D">
        <w:rPr>
          <w:rFonts w:ascii="Arial" w:hAnsi="Arial" w:cs="Arial"/>
          <w:color w:val="000000" w:themeColor="text1"/>
        </w:rPr>
        <w:t xml:space="preserve"> The equation used is the following</w:t>
      </w:r>
      <w:r w:rsidR="005D4F71">
        <w:rPr>
          <w:rFonts w:ascii="Arial" w:hAnsi="Arial" w:cs="Arial"/>
          <w:color w:val="000000" w:themeColor="text1"/>
        </w:rPr>
        <w:t xml:space="preserve"> </w:t>
      </w:r>
      <m:oMath>
        <m:f>
          <m:fPr>
            <m:ctrlPr>
              <w:rPr>
                <w:rFonts w:ascii="Cambria Math" w:hAnsi="Cambria Math" w:cs="Arial"/>
                <w:i/>
                <w:color w:val="000000" w:themeColor="text1"/>
              </w:rPr>
            </m:ctrlPr>
          </m:fPr>
          <m:num>
            <m:d>
              <m:dPr>
                <m:begChr m:val="["/>
                <m:endChr m:val="]"/>
                <m:ctrlPr>
                  <w:rPr>
                    <w:rFonts w:ascii="Cambria Math" w:hAnsi="Cambria Math" w:cs="Arial"/>
                    <w:i/>
                    <w:color w:val="000000" w:themeColor="text1"/>
                  </w:rPr>
                </m:ctrlPr>
              </m:dPr>
              <m:e>
                <m:r>
                  <w:rPr>
                    <w:rFonts w:ascii="Cambria Math" w:hAnsi="Cambria Math" w:cs="Arial"/>
                    <w:color w:val="000000" w:themeColor="text1"/>
                  </w:rPr>
                  <m:t>Pollutant</m:t>
                </m:r>
              </m:e>
            </m:d>
            <m:r>
              <w:rPr>
                <w:rFonts w:ascii="Cambria Math" w:hAnsi="Cambria Math" w:cs="Arial"/>
                <w:color w:val="000000" w:themeColor="text1"/>
              </w:rPr>
              <m:t xml:space="preserve"> * pressure</m:t>
            </m:r>
          </m:num>
          <m:den>
            <m:r>
              <w:rPr>
                <w:rFonts w:ascii="Cambria Math" w:hAnsi="Cambria Math" w:cs="Arial"/>
                <w:color w:val="000000" w:themeColor="text1"/>
              </w:rPr>
              <m:t>(R * t)</m:t>
            </m:r>
          </m:den>
        </m:f>
      </m:oMath>
    </w:p>
    <w:p w:rsidRPr="00832A55" w:rsidR="00832A55" w:rsidP="00242C61" w:rsidRDefault="00832A55" w14:paraId="623FEFD2" w14:textId="2461480A">
      <w:pPr>
        <w:pStyle w:val="ListParagraph"/>
        <w:numPr>
          <w:ilvl w:val="1"/>
          <w:numId w:val="6"/>
        </w:numPr>
        <w:spacing w:line="360" w:lineRule="auto"/>
        <w:jc w:val="both"/>
        <w:rPr>
          <w:rFonts w:ascii="Arial" w:hAnsi="Arial" w:cs="Arial"/>
          <w:color w:val="000000" w:themeColor="text1"/>
        </w:rPr>
        <w:pPrChange w:author="Ana Cristina Machado Russo" w:date="2025-12-29T09:43:00Z" w16du:dateUtc="2025-12-29T09:43:00Z" w:id="440">
          <w:pPr>
            <w:pStyle w:val="ListParagraph"/>
            <w:numPr>
              <w:ilvl w:val="1"/>
              <w:numId w:val="6"/>
            </w:numPr>
            <w:spacing w:line="360" w:lineRule="auto"/>
            <w:ind w:left="1440" w:hanging="360"/>
          </w:pPr>
        </w:pPrChange>
      </w:pPr>
      <w:r w:rsidRPr="00832A55">
        <w:rPr>
          <w:rFonts w:ascii="Arial" w:hAnsi="Arial" w:cs="Arial"/>
          <w:color w:val="000000" w:themeColor="text1"/>
        </w:rPr>
        <w:t>Carbon monoxide (kg.kg-1)</w:t>
      </w:r>
      <w:r>
        <w:rPr>
          <w:rFonts w:ascii="Arial" w:hAnsi="Arial" w:cs="Arial"/>
          <w:color w:val="000000" w:themeColor="text1"/>
        </w:rPr>
        <w:t xml:space="preserve"> </w:t>
      </w:r>
      <w:r w:rsidR="003E6C7E">
        <w:rPr>
          <w:rFonts w:ascii="Arial" w:hAnsi="Arial" w:cs="Arial"/>
          <w:color w:val="000000" w:themeColor="text1"/>
        </w:rPr>
        <w:t>to</w:t>
      </w:r>
      <w:r w:rsidR="001C1648">
        <w:rPr>
          <w:rFonts w:ascii="Arial" w:hAnsi="Arial" w:cs="Arial"/>
          <w:color w:val="000000" w:themeColor="text1"/>
        </w:rPr>
        <w:t xml:space="preserve"> m</w:t>
      </w:r>
      <w:r w:rsidRPr="003E6C7E" w:rsidR="001C1648">
        <w:rPr>
          <w:rFonts w:ascii="Arial" w:hAnsi="Arial" w:cs="Arial"/>
          <w:color w:val="000000" w:themeColor="text1"/>
        </w:rPr>
        <w:t>g</w:t>
      </w:r>
      <w:r w:rsidR="001C1648">
        <w:rPr>
          <w:rFonts w:ascii="Arial" w:hAnsi="Arial" w:cs="Arial"/>
          <w:color w:val="000000" w:themeColor="text1"/>
        </w:rPr>
        <w:t>/m</w:t>
      </w:r>
      <w:r w:rsidRPr="003E6C7E" w:rsidR="001C1648">
        <w:rPr>
          <w:rFonts w:ascii="Arial" w:hAnsi="Arial" w:cs="Arial"/>
          <w:color w:val="000000" w:themeColor="text1"/>
          <w:vertAlign w:val="superscript"/>
        </w:rPr>
        <w:t>3</w:t>
      </w:r>
      <w:r w:rsidR="00990194">
        <w:rPr>
          <w:rFonts w:ascii="Arial" w:hAnsi="Arial" w:cs="Arial"/>
          <w:color w:val="000000" w:themeColor="text1"/>
        </w:rPr>
        <w:t xml:space="preserve"> and then</w:t>
      </w:r>
      <w:r w:rsidR="00B1552E">
        <w:rPr>
          <w:rFonts w:ascii="Arial" w:hAnsi="Arial" w:cs="Arial"/>
          <w:color w:val="000000" w:themeColor="text1"/>
        </w:rPr>
        <w:t xml:space="preserve"> to </w:t>
      </w:r>
      <w:r w:rsidRPr="003E6C7E" w:rsidR="00B1552E">
        <w:rPr>
          <w:rFonts w:ascii="Arial" w:hAnsi="Arial" w:cs="Arial"/>
          <w:color w:val="000000" w:themeColor="text1"/>
        </w:rPr>
        <w:t>μg</w:t>
      </w:r>
      <w:r w:rsidR="00B1552E">
        <w:rPr>
          <w:rFonts w:ascii="Arial" w:hAnsi="Arial" w:cs="Arial"/>
          <w:color w:val="000000" w:themeColor="text1"/>
        </w:rPr>
        <w:t>/m</w:t>
      </w:r>
      <w:r w:rsidRPr="003E6C7E" w:rsidR="00B1552E">
        <w:rPr>
          <w:rFonts w:ascii="Arial" w:hAnsi="Arial" w:cs="Arial"/>
          <w:color w:val="000000" w:themeColor="text1"/>
          <w:vertAlign w:val="superscript"/>
        </w:rPr>
        <w:t>3</w:t>
      </w:r>
      <w:r w:rsidR="00B1552E">
        <w:rPr>
          <w:rFonts w:ascii="Arial" w:hAnsi="Arial" w:cs="Arial"/>
          <w:color w:val="000000" w:themeColor="text1"/>
        </w:rPr>
        <w:t xml:space="preserve"> by multiplying 1000</w:t>
      </w:r>
    </w:p>
    <w:p w:rsidRPr="00832A55" w:rsidR="00832A55" w:rsidP="00242C61" w:rsidRDefault="00832A55" w14:paraId="49E03E4E" w14:textId="1711BADD">
      <w:pPr>
        <w:pStyle w:val="ListParagraph"/>
        <w:numPr>
          <w:ilvl w:val="1"/>
          <w:numId w:val="6"/>
        </w:numPr>
        <w:spacing w:line="360" w:lineRule="auto"/>
        <w:jc w:val="both"/>
        <w:rPr>
          <w:rFonts w:ascii="Arial" w:hAnsi="Arial" w:cs="Arial"/>
          <w:color w:val="000000" w:themeColor="text1"/>
        </w:rPr>
        <w:pPrChange w:author="Ana Cristina Machado Russo" w:date="2025-12-29T09:43:00Z" w16du:dateUtc="2025-12-29T09:43:00Z" w:id="441">
          <w:pPr>
            <w:pStyle w:val="ListParagraph"/>
            <w:numPr>
              <w:ilvl w:val="1"/>
              <w:numId w:val="6"/>
            </w:numPr>
            <w:spacing w:line="360" w:lineRule="auto"/>
            <w:ind w:left="1440" w:hanging="360"/>
          </w:pPr>
        </w:pPrChange>
      </w:pPr>
      <w:r w:rsidRPr="00832A55">
        <w:rPr>
          <w:rFonts w:ascii="Arial" w:hAnsi="Arial" w:cs="Arial"/>
          <w:color w:val="000000" w:themeColor="text1"/>
        </w:rPr>
        <w:t>Nitrogen dioxide (kg.kg-1)</w:t>
      </w:r>
      <w:r w:rsidR="003E6C7E">
        <w:rPr>
          <w:rFonts w:ascii="Arial" w:hAnsi="Arial" w:cs="Arial"/>
          <w:color w:val="000000" w:themeColor="text1"/>
        </w:rPr>
        <w:t xml:space="preserve"> to </w:t>
      </w:r>
      <w:r w:rsidRPr="003E6C7E" w:rsidR="003E6C7E">
        <w:rPr>
          <w:rFonts w:ascii="Arial" w:hAnsi="Arial" w:cs="Arial"/>
          <w:color w:val="000000" w:themeColor="text1"/>
        </w:rPr>
        <w:t>μg</w:t>
      </w:r>
      <w:r w:rsidR="003E6C7E">
        <w:rPr>
          <w:rFonts w:ascii="Arial" w:hAnsi="Arial" w:cs="Arial"/>
          <w:color w:val="000000" w:themeColor="text1"/>
        </w:rPr>
        <w:t>/m</w:t>
      </w:r>
      <w:r w:rsidRPr="003E6C7E" w:rsidR="003E6C7E">
        <w:rPr>
          <w:rFonts w:ascii="Arial" w:hAnsi="Arial" w:cs="Arial"/>
          <w:color w:val="000000" w:themeColor="text1"/>
          <w:vertAlign w:val="superscript"/>
        </w:rPr>
        <w:t>3</w:t>
      </w:r>
    </w:p>
    <w:p w:rsidRPr="00832A55" w:rsidR="00832A55" w:rsidP="00242C61" w:rsidRDefault="00832A55" w14:paraId="3AC30935" w14:textId="4528136C">
      <w:pPr>
        <w:pStyle w:val="ListParagraph"/>
        <w:numPr>
          <w:ilvl w:val="1"/>
          <w:numId w:val="6"/>
        </w:numPr>
        <w:spacing w:line="360" w:lineRule="auto"/>
        <w:jc w:val="both"/>
        <w:rPr>
          <w:rFonts w:ascii="Arial" w:hAnsi="Arial" w:cs="Arial"/>
          <w:color w:val="000000" w:themeColor="text1"/>
        </w:rPr>
        <w:pPrChange w:author="Ana Cristina Machado Russo" w:date="2025-12-29T09:43:00Z" w16du:dateUtc="2025-12-29T09:43:00Z" w:id="442">
          <w:pPr>
            <w:pStyle w:val="ListParagraph"/>
            <w:numPr>
              <w:ilvl w:val="1"/>
              <w:numId w:val="6"/>
            </w:numPr>
            <w:spacing w:line="360" w:lineRule="auto"/>
            <w:ind w:left="1440" w:hanging="360"/>
          </w:pPr>
        </w:pPrChange>
      </w:pPr>
      <w:r w:rsidRPr="00832A55">
        <w:rPr>
          <w:rFonts w:ascii="Arial" w:hAnsi="Arial" w:cs="Arial"/>
          <w:color w:val="000000" w:themeColor="text1"/>
        </w:rPr>
        <w:t>Nitrogen monoxide (kg.kg-1)</w:t>
      </w:r>
      <w:r w:rsidRPr="003E6C7E" w:rsidR="003E6C7E">
        <w:rPr>
          <w:rFonts w:ascii="Arial" w:hAnsi="Arial" w:cs="Arial"/>
          <w:color w:val="000000" w:themeColor="text1"/>
        </w:rPr>
        <w:t xml:space="preserve"> </w:t>
      </w:r>
      <w:r w:rsidR="003E6C7E">
        <w:rPr>
          <w:rFonts w:ascii="Arial" w:hAnsi="Arial" w:cs="Arial"/>
          <w:color w:val="000000" w:themeColor="text1"/>
        </w:rPr>
        <w:t xml:space="preserve">to </w:t>
      </w:r>
      <w:r w:rsidRPr="003E6C7E" w:rsidR="003E6C7E">
        <w:rPr>
          <w:rFonts w:ascii="Arial" w:hAnsi="Arial" w:cs="Arial"/>
          <w:color w:val="000000" w:themeColor="text1"/>
        </w:rPr>
        <w:t>μg</w:t>
      </w:r>
      <w:r w:rsidR="003E6C7E">
        <w:rPr>
          <w:rFonts w:ascii="Arial" w:hAnsi="Arial" w:cs="Arial"/>
          <w:color w:val="000000" w:themeColor="text1"/>
        </w:rPr>
        <w:t>/m</w:t>
      </w:r>
      <w:r w:rsidRPr="003E6C7E" w:rsidR="003E6C7E">
        <w:rPr>
          <w:rFonts w:ascii="Arial" w:hAnsi="Arial" w:cs="Arial"/>
          <w:color w:val="000000" w:themeColor="text1"/>
          <w:vertAlign w:val="superscript"/>
        </w:rPr>
        <w:t>3</w:t>
      </w:r>
    </w:p>
    <w:p w:rsidRPr="00832A55" w:rsidR="002A589E" w:rsidP="00242C61" w:rsidRDefault="00196B7B" w14:paraId="6D20A403" w14:textId="4914190C">
      <w:pPr>
        <w:pStyle w:val="ListParagraph"/>
        <w:numPr>
          <w:ilvl w:val="0"/>
          <w:numId w:val="6"/>
        </w:numPr>
        <w:spacing w:line="360" w:lineRule="auto"/>
        <w:jc w:val="both"/>
        <w:rPr>
          <w:rFonts w:ascii="Arial" w:hAnsi="Arial" w:cs="Arial"/>
          <w:color w:val="000000" w:themeColor="text1"/>
        </w:rPr>
        <w:pPrChange w:author="Ana Cristina Machado Russo" w:date="2025-12-29T09:43:00Z" w16du:dateUtc="2025-12-29T09:43:00Z" w:id="443">
          <w:pPr>
            <w:pStyle w:val="ListParagraph"/>
            <w:numPr>
              <w:numId w:val="6"/>
            </w:numPr>
            <w:spacing w:line="360" w:lineRule="auto"/>
            <w:ind w:hanging="360"/>
          </w:pPr>
        </w:pPrChange>
      </w:pPr>
      <w:r>
        <w:rPr>
          <w:rFonts w:ascii="Arial" w:hAnsi="Arial" w:cs="Arial"/>
          <w:color w:val="000000" w:themeColor="text1"/>
        </w:rPr>
        <w:t>For single-lev</w:t>
      </w:r>
      <w:r w:rsidR="00646CE9">
        <w:rPr>
          <w:rFonts w:ascii="Arial" w:hAnsi="Arial" w:cs="Arial"/>
          <w:color w:val="000000" w:themeColor="text1"/>
        </w:rPr>
        <w:t>el variables (PM</w:t>
      </w:r>
      <w:r w:rsidRPr="00646CE9" w:rsidR="00646CE9">
        <w:rPr>
          <w:rFonts w:ascii="Arial" w:hAnsi="Arial" w:cs="Arial"/>
          <w:color w:val="000000" w:themeColor="text1"/>
          <w:vertAlign w:val="subscript"/>
        </w:rPr>
        <w:t xml:space="preserve">2.5 </w:t>
      </w:r>
      <w:r w:rsidR="00646CE9">
        <w:rPr>
          <w:rFonts w:ascii="Arial" w:hAnsi="Arial" w:cs="Arial"/>
          <w:color w:val="000000" w:themeColor="text1"/>
        </w:rPr>
        <w:t>and PM</w:t>
      </w:r>
      <w:r w:rsidRPr="00646CE9" w:rsidR="00646CE9">
        <w:rPr>
          <w:rFonts w:ascii="Arial" w:hAnsi="Arial" w:cs="Arial"/>
          <w:color w:val="000000" w:themeColor="text1"/>
          <w:vertAlign w:val="subscript"/>
        </w:rPr>
        <w:t>10</w:t>
      </w:r>
      <w:r w:rsidR="00646CE9">
        <w:rPr>
          <w:rFonts w:ascii="Arial" w:hAnsi="Arial" w:cs="Arial"/>
          <w:color w:val="000000" w:themeColor="text1"/>
        </w:rPr>
        <w:t>): m</w:t>
      </w:r>
      <w:r w:rsidR="002A589E">
        <w:rPr>
          <w:rFonts w:ascii="Arial" w:hAnsi="Arial" w:cs="Arial"/>
          <w:color w:val="000000" w:themeColor="text1"/>
        </w:rPr>
        <w:t>ultiply values by 1e9</w:t>
      </w:r>
    </w:p>
    <w:p w:rsidRPr="00832A55" w:rsidR="00832A55" w:rsidP="00242C61" w:rsidRDefault="00832A55" w14:paraId="44BD5F6F" w14:textId="5B05AF5D">
      <w:pPr>
        <w:pStyle w:val="ListParagraph"/>
        <w:numPr>
          <w:ilvl w:val="1"/>
          <w:numId w:val="6"/>
        </w:numPr>
        <w:spacing w:line="360" w:lineRule="auto"/>
        <w:jc w:val="both"/>
        <w:rPr>
          <w:rFonts w:ascii="Arial" w:hAnsi="Arial" w:cs="Arial"/>
          <w:color w:val="000000" w:themeColor="text1"/>
        </w:rPr>
        <w:pPrChange w:author="Ana Cristina Machado Russo" w:date="2025-12-29T09:43:00Z" w16du:dateUtc="2025-12-29T09:43:00Z" w:id="444">
          <w:pPr>
            <w:pStyle w:val="ListParagraph"/>
            <w:numPr>
              <w:ilvl w:val="1"/>
              <w:numId w:val="6"/>
            </w:numPr>
            <w:spacing w:line="360" w:lineRule="auto"/>
            <w:ind w:left="1440" w:hanging="360"/>
          </w:pPr>
        </w:pPrChange>
      </w:pPr>
      <w:commentRangeStart w:id="445"/>
      <w:commentRangeStart w:id="446"/>
      <w:r w:rsidRPr="00832A55">
        <w:rPr>
          <w:rFonts w:ascii="Arial" w:hAnsi="Arial" w:cs="Arial"/>
          <w:color w:val="000000" w:themeColor="text1"/>
        </w:rPr>
        <w:t>Particulate matter d &lt; 1 μm (PM</w:t>
      </w:r>
      <w:r w:rsidRPr="00DE022C">
        <w:rPr>
          <w:rFonts w:ascii="Arial" w:hAnsi="Arial" w:cs="Arial"/>
          <w:color w:val="000000" w:themeColor="text1"/>
          <w:vertAlign w:val="subscript"/>
        </w:rPr>
        <w:t>1</w:t>
      </w:r>
      <w:r w:rsidRPr="00832A55">
        <w:rPr>
          <w:rFonts w:ascii="Arial" w:hAnsi="Arial" w:cs="Arial"/>
          <w:color w:val="000000" w:themeColor="text1"/>
        </w:rPr>
        <w:t>) (kg.m-3)</w:t>
      </w:r>
      <w:r w:rsidRPr="008525B5" w:rsidR="008525B5">
        <w:rPr>
          <w:rFonts w:ascii="Arial" w:hAnsi="Arial" w:cs="Arial"/>
          <w:color w:val="000000" w:themeColor="text1"/>
        </w:rPr>
        <w:t xml:space="preserve"> </w:t>
      </w:r>
      <w:r w:rsidR="008525B5">
        <w:rPr>
          <w:rFonts w:ascii="Arial" w:hAnsi="Arial" w:cs="Arial"/>
          <w:color w:val="000000" w:themeColor="text1"/>
        </w:rPr>
        <w:t xml:space="preserve">to </w:t>
      </w:r>
      <w:r w:rsidRPr="003E6C7E" w:rsidR="008525B5">
        <w:rPr>
          <w:rFonts w:ascii="Arial" w:hAnsi="Arial" w:cs="Arial"/>
          <w:color w:val="000000" w:themeColor="text1"/>
        </w:rPr>
        <w:t>μg</w:t>
      </w:r>
      <w:r w:rsidR="008525B5">
        <w:rPr>
          <w:rFonts w:ascii="Arial" w:hAnsi="Arial" w:cs="Arial"/>
          <w:color w:val="000000" w:themeColor="text1"/>
        </w:rPr>
        <w:t>/m</w:t>
      </w:r>
      <w:r w:rsidRPr="003E6C7E" w:rsidR="008525B5">
        <w:rPr>
          <w:rFonts w:ascii="Arial" w:hAnsi="Arial" w:cs="Arial"/>
          <w:color w:val="000000" w:themeColor="text1"/>
          <w:vertAlign w:val="superscript"/>
        </w:rPr>
        <w:t>3</w:t>
      </w:r>
      <w:commentRangeEnd w:id="445"/>
      <w:r w:rsidRPr="00832A55" w:rsidR="00242C61">
        <w:rPr>
          <w:rStyle w:val="CommentReference"/>
          <w:rFonts w:ascii="Arial" w:hAnsi="Arial" w:cs="Arial"/>
          <w:color w:val="000000" w:themeColor="text1"/>
          <w:sz w:val="22"/>
          <w:szCs w:val="22"/>
        </w:rPr>
        <w:commentReference w:id="445"/>
      </w:r>
      <w:commentRangeEnd w:id="446"/>
      <w:r w:rsidRPr="00832A55" w:rsidR="00137BCD">
        <w:rPr>
          <w:rStyle w:val="CommentReference"/>
          <w:rFonts w:ascii="Arial" w:hAnsi="Arial" w:cs="Arial"/>
          <w:color w:val="000000" w:themeColor="text1"/>
          <w:sz w:val="22"/>
          <w:szCs w:val="22"/>
        </w:rPr>
        <w:commentReference w:id="446"/>
      </w:r>
    </w:p>
    <w:p w:rsidRPr="00832A55" w:rsidR="00832A55" w:rsidP="00242C61" w:rsidRDefault="00832A55" w14:paraId="3002F426" w14:textId="2B13F8A2">
      <w:pPr>
        <w:pStyle w:val="ListParagraph"/>
        <w:numPr>
          <w:ilvl w:val="1"/>
          <w:numId w:val="6"/>
        </w:numPr>
        <w:spacing w:line="360" w:lineRule="auto"/>
        <w:jc w:val="both"/>
        <w:rPr>
          <w:rFonts w:ascii="Arial" w:hAnsi="Arial" w:cs="Arial"/>
          <w:color w:val="000000" w:themeColor="text1"/>
        </w:rPr>
        <w:pPrChange w:author="Ana Cristina Machado Russo" w:date="2025-12-29T09:43:00Z" w16du:dateUtc="2025-12-29T09:43:00Z" w:id="447">
          <w:pPr>
            <w:pStyle w:val="ListParagraph"/>
            <w:numPr>
              <w:ilvl w:val="1"/>
              <w:numId w:val="6"/>
            </w:numPr>
            <w:spacing w:line="360" w:lineRule="auto"/>
            <w:ind w:left="1440" w:hanging="360"/>
          </w:pPr>
        </w:pPrChange>
      </w:pPr>
      <w:r w:rsidRPr="00832A55">
        <w:rPr>
          <w:rFonts w:ascii="Arial" w:hAnsi="Arial" w:cs="Arial"/>
          <w:color w:val="000000" w:themeColor="text1"/>
        </w:rPr>
        <w:t>Particulate matter d &lt; 2.5 μm (PM</w:t>
      </w:r>
      <w:r w:rsidRPr="00DE022C">
        <w:rPr>
          <w:rFonts w:ascii="Arial" w:hAnsi="Arial" w:cs="Arial"/>
          <w:color w:val="000000" w:themeColor="text1"/>
          <w:vertAlign w:val="subscript"/>
        </w:rPr>
        <w:t>2.5</w:t>
      </w:r>
      <w:r w:rsidRPr="00832A55">
        <w:rPr>
          <w:rFonts w:ascii="Arial" w:hAnsi="Arial" w:cs="Arial"/>
          <w:color w:val="000000" w:themeColor="text1"/>
        </w:rPr>
        <w:t>) (kg.m-3)</w:t>
      </w:r>
      <w:r w:rsidRPr="008525B5" w:rsidR="008525B5">
        <w:rPr>
          <w:rFonts w:ascii="Arial" w:hAnsi="Arial" w:cs="Arial"/>
          <w:color w:val="000000" w:themeColor="text1"/>
        </w:rPr>
        <w:t xml:space="preserve"> </w:t>
      </w:r>
      <w:r w:rsidR="008525B5">
        <w:rPr>
          <w:rFonts w:ascii="Arial" w:hAnsi="Arial" w:cs="Arial"/>
          <w:color w:val="000000" w:themeColor="text1"/>
        </w:rPr>
        <w:t xml:space="preserve">to </w:t>
      </w:r>
      <w:r w:rsidRPr="003E6C7E" w:rsidR="008525B5">
        <w:rPr>
          <w:rFonts w:ascii="Arial" w:hAnsi="Arial" w:cs="Arial"/>
          <w:color w:val="000000" w:themeColor="text1"/>
        </w:rPr>
        <w:t>μg</w:t>
      </w:r>
      <w:r w:rsidR="008525B5">
        <w:rPr>
          <w:rFonts w:ascii="Arial" w:hAnsi="Arial" w:cs="Arial"/>
          <w:color w:val="000000" w:themeColor="text1"/>
        </w:rPr>
        <w:t>/m</w:t>
      </w:r>
      <w:r w:rsidRPr="003E6C7E" w:rsidR="008525B5">
        <w:rPr>
          <w:rFonts w:ascii="Arial" w:hAnsi="Arial" w:cs="Arial"/>
          <w:color w:val="000000" w:themeColor="text1"/>
          <w:vertAlign w:val="superscript"/>
        </w:rPr>
        <w:t>3</w:t>
      </w:r>
    </w:p>
    <w:p w:rsidRPr="00AB3056" w:rsidR="00C93935" w:rsidP="00242C61" w:rsidRDefault="00832A55" w14:paraId="72B1340A" w14:textId="478AF07F">
      <w:pPr>
        <w:pStyle w:val="ListParagraph"/>
        <w:numPr>
          <w:ilvl w:val="1"/>
          <w:numId w:val="6"/>
        </w:numPr>
        <w:spacing w:line="360" w:lineRule="auto"/>
        <w:jc w:val="both"/>
        <w:rPr>
          <w:rFonts w:ascii="Arial" w:hAnsi="Arial" w:cs="Arial"/>
          <w:color w:val="000000" w:themeColor="text1"/>
        </w:rPr>
        <w:pPrChange w:author="Ana Cristina Machado Russo" w:date="2025-12-29T09:43:00Z" w16du:dateUtc="2025-12-29T09:43:00Z" w:id="448">
          <w:pPr>
            <w:pStyle w:val="ListParagraph"/>
            <w:numPr>
              <w:ilvl w:val="1"/>
              <w:numId w:val="6"/>
            </w:numPr>
            <w:spacing w:line="360" w:lineRule="auto"/>
            <w:ind w:left="1440" w:hanging="360"/>
          </w:pPr>
        </w:pPrChange>
      </w:pPr>
      <w:r w:rsidRPr="00832A55">
        <w:rPr>
          <w:rFonts w:ascii="Arial" w:hAnsi="Arial" w:cs="Arial"/>
          <w:color w:val="000000" w:themeColor="text1"/>
        </w:rPr>
        <w:t>Particulate matter d &lt; 10 μm (PM</w:t>
      </w:r>
      <w:r w:rsidRPr="00DE022C">
        <w:rPr>
          <w:rFonts w:ascii="Arial" w:hAnsi="Arial" w:cs="Arial"/>
          <w:color w:val="000000" w:themeColor="text1"/>
          <w:vertAlign w:val="subscript"/>
        </w:rPr>
        <w:t>10</w:t>
      </w:r>
      <w:r w:rsidRPr="00832A55">
        <w:rPr>
          <w:rFonts w:ascii="Arial" w:hAnsi="Arial" w:cs="Arial"/>
          <w:color w:val="000000" w:themeColor="text1"/>
        </w:rPr>
        <w:t>) (kg.m-3)</w:t>
      </w:r>
      <w:r w:rsidRPr="008525B5" w:rsidR="008525B5">
        <w:rPr>
          <w:rFonts w:ascii="Arial" w:hAnsi="Arial" w:cs="Arial"/>
          <w:color w:val="000000" w:themeColor="text1"/>
        </w:rPr>
        <w:t xml:space="preserve"> </w:t>
      </w:r>
      <w:r w:rsidR="008525B5">
        <w:rPr>
          <w:rFonts w:ascii="Arial" w:hAnsi="Arial" w:cs="Arial"/>
          <w:color w:val="000000" w:themeColor="text1"/>
        </w:rPr>
        <w:t xml:space="preserve">to </w:t>
      </w:r>
      <w:r w:rsidRPr="003E6C7E" w:rsidR="008525B5">
        <w:rPr>
          <w:rFonts w:ascii="Arial" w:hAnsi="Arial" w:cs="Arial"/>
          <w:color w:val="000000" w:themeColor="text1"/>
        </w:rPr>
        <w:t>μg</w:t>
      </w:r>
      <w:r w:rsidR="008525B5">
        <w:rPr>
          <w:rFonts w:ascii="Arial" w:hAnsi="Arial" w:cs="Arial"/>
          <w:color w:val="000000" w:themeColor="text1"/>
        </w:rPr>
        <w:t>/m</w:t>
      </w:r>
      <w:r w:rsidRPr="003E6C7E" w:rsidR="008525B5">
        <w:rPr>
          <w:rFonts w:ascii="Arial" w:hAnsi="Arial" w:cs="Arial"/>
          <w:color w:val="000000" w:themeColor="text1"/>
          <w:vertAlign w:val="superscript"/>
        </w:rPr>
        <w:t>3</w:t>
      </w:r>
    </w:p>
    <w:p w:rsidRPr="009662EF" w:rsidR="00FA558D" w:rsidP="00242C61" w:rsidRDefault="00FA558D" w14:paraId="46C2B6F4" w14:textId="4F8BCA52">
      <w:pPr>
        <w:spacing w:line="360" w:lineRule="auto"/>
        <w:jc w:val="both"/>
        <w:rPr>
          <w:rFonts w:ascii="Arial" w:hAnsi="Arial" w:cs="Arial"/>
          <w:color w:val="000000" w:themeColor="text1"/>
        </w:rPr>
        <w:pPrChange w:author="Ana Cristina Machado Russo" w:date="2025-12-29T09:43:00Z" w16du:dateUtc="2025-12-29T09:43:00Z" w:id="449">
          <w:pPr>
            <w:spacing w:line="360" w:lineRule="auto"/>
          </w:pPr>
        </w:pPrChange>
      </w:pPr>
      <w:r w:rsidRPr="009662EF">
        <w:rPr>
          <w:rFonts w:ascii="Arial" w:hAnsi="Arial" w:cs="Arial"/>
          <w:color w:val="000000" w:themeColor="text1"/>
        </w:rPr>
        <w:t>Temperature</w:t>
      </w:r>
      <w:r w:rsidR="009662EF">
        <w:rPr>
          <w:rFonts w:ascii="Arial" w:hAnsi="Arial" w:cs="Arial"/>
          <w:color w:val="000000" w:themeColor="text1"/>
        </w:rPr>
        <w:t xml:space="preserve"> </w:t>
      </w:r>
      <w:del w:author="Ana Cristina Machado Russo" w:date="2025-12-29T11:02:00Z" w16du:dateUtc="2025-12-29T11:02:00Z" w:id="450">
        <w:r w:rsidDel="00137BCD" w:rsidR="009662EF">
          <w:rPr>
            <w:rFonts w:ascii="Arial" w:hAnsi="Arial" w:cs="Arial"/>
            <w:color w:val="000000" w:themeColor="text1"/>
          </w:rPr>
          <w:delText xml:space="preserve">of the ERA5 </w:delText>
        </w:r>
      </w:del>
      <w:r w:rsidR="009662EF">
        <w:rPr>
          <w:rFonts w:ascii="Arial" w:hAnsi="Arial" w:cs="Arial"/>
          <w:color w:val="000000" w:themeColor="text1"/>
        </w:rPr>
        <w:t>data</w:t>
      </w:r>
      <w:del w:author="Ana Cristina Machado Russo" w:date="2025-12-29T11:02:00Z" w16du:dateUtc="2025-12-29T11:02:00Z" w:id="451">
        <w:r w:rsidDel="00137BCD" w:rsidR="009662EF">
          <w:rPr>
            <w:rFonts w:ascii="Arial" w:hAnsi="Arial" w:cs="Arial"/>
            <w:color w:val="000000" w:themeColor="text1"/>
          </w:rPr>
          <w:delText>set</w:delText>
        </w:r>
      </w:del>
      <w:r w:rsidR="009662EF">
        <w:rPr>
          <w:rFonts w:ascii="Arial" w:hAnsi="Arial" w:cs="Arial"/>
          <w:color w:val="000000" w:themeColor="text1"/>
        </w:rPr>
        <w:t xml:space="preserve"> was co</w:t>
      </w:r>
      <w:r w:rsidR="008F083D">
        <w:rPr>
          <w:rFonts w:ascii="Arial" w:hAnsi="Arial" w:cs="Arial"/>
          <w:color w:val="000000" w:themeColor="text1"/>
        </w:rPr>
        <w:t>n</w:t>
      </w:r>
      <w:r w:rsidR="009662EF">
        <w:rPr>
          <w:rFonts w:ascii="Arial" w:hAnsi="Arial" w:cs="Arial"/>
          <w:color w:val="000000" w:themeColor="text1"/>
        </w:rPr>
        <w:t>verted</w:t>
      </w:r>
      <w:r w:rsidRPr="009662EF" w:rsidR="00353B96">
        <w:rPr>
          <w:rFonts w:ascii="Arial" w:hAnsi="Arial" w:cs="Arial"/>
          <w:color w:val="000000" w:themeColor="text1"/>
        </w:rPr>
        <w:t xml:space="preserve"> from Kelvin to Celsius, subtract</w:t>
      </w:r>
      <w:r w:rsidR="008F083D">
        <w:rPr>
          <w:rFonts w:ascii="Arial" w:hAnsi="Arial" w:cs="Arial"/>
          <w:color w:val="000000" w:themeColor="text1"/>
        </w:rPr>
        <w:t>ing</w:t>
      </w:r>
      <w:r w:rsidRPr="009662EF" w:rsidR="00353B96">
        <w:rPr>
          <w:rFonts w:ascii="Arial" w:hAnsi="Arial" w:cs="Arial"/>
          <w:color w:val="000000" w:themeColor="text1"/>
        </w:rPr>
        <w:t xml:space="preserve"> 273.15</w:t>
      </w:r>
      <w:r w:rsidR="008F083D">
        <w:rPr>
          <w:rFonts w:ascii="Arial" w:hAnsi="Arial" w:cs="Arial"/>
          <w:color w:val="000000" w:themeColor="text1"/>
        </w:rPr>
        <w:t xml:space="preserve"> to the value of temperature for every </w:t>
      </w:r>
      <w:del w:author="Ana Cristina Machado Russo" w:date="2025-12-29T11:02:00Z" w16du:dateUtc="2025-12-29T11:02:00Z" w:id="452">
        <w:r w:rsidDel="00137BCD" w:rsidR="008F083D">
          <w:rPr>
            <w:rFonts w:ascii="Arial" w:hAnsi="Arial" w:cs="Arial"/>
            <w:color w:val="000000" w:themeColor="text1"/>
          </w:rPr>
          <w:delText>latitude x longitude avai</w:delText>
        </w:r>
        <w:r w:rsidDel="00137BCD" w:rsidR="002B53CD">
          <w:rPr>
            <w:rFonts w:ascii="Arial" w:hAnsi="Arial" w:cs="Arial"/>
            <w:color w:val="000000" w:themeColor="text1"/>
          </w:rPr>
          <w:delText>lable</w:delText>
        </w:r>
      </w:del>
      <w:ins w:author="Ana Cristina Machado Russo" w:date="2025-12-29T11:02:00Z" w16du:dateUtc="2025-12-29T11:02:00Z" w:id="453">
        <w:r w:rsidR="00137BCD">
          <w:rPr>
            <w:rFonts w:ascii="Arial" w:hAnsi="Arial" w:cs="Arial"/>
            <w:color w:val="000000" w:themeColor="text1"/>
          </w:rPr>
          <w:t>grid point</w:t>
        </w:r>
      </w:ins>
      <w:r w:rsidR="002B53CD">
        <w:rPr>
          <w:rFonts w:ascii="Arial" w:hAnsi="Arial" w:cs="Arial"/>
          <w:color w:val="000000" w:themeColor="text1"/>
        </w:rPr>
        <w:t>.</w:t>
      </w:r>
    </w:p>
    <w:p w:rsidRPr="009662EF" w:rsidR="00C52857" w:rsidP="00242C61" w:rsidRDefault="00C52857" w14:paraId="44D306D9" w14:textId="79401D39">
      <w:pPr>
        <w:spacing w:line="360" w:lineRule="auto"/>
        <w:jc w:val="both"/>
        <w:rPr>
          <w:rFonts w:ascii="Arial" w:hAnsi="Arial" w:cs="Arial"/>
          <w:color w:val="000000" w:themeColor="text1"/>
        </w:rPr>
        <w:pPrChange w:author="Ana Cristina Machado Russo" w:date="2025-12-29T09:43:00Z" w16du:dateUtc="2025-12-29T09:43:00Z" w:id="454">
          <w:pPr>
            <w:spacing w:line="360" w:lineRule="auto"/>
          </w:pPr>
        </w:pPrChange>
      </w:pPr>
      <w:r w:rsidRPr="009662EF">
        <w:rPr>
          <w:rFonts w:ascii="Arial" w:hAnsi="Arial" w:cs="Arial"/>
          <w:color w:val="000000" w:themeColor="text1"/>
        </w:rPr>
        <w:t>Precipitation</w:t>
      </w:r>
      <w:r w:rsidR="002B53CD">
        <w:rPr>
          <w:rFonts w:ascii="Arial" w:hAnsi="Arial" w:cs="Arial"/>
          <w:color w:val="000000" w:themeColor="text1"/>
        </w:rPr>
        <w:t xml:space="preserve"> </w:t>
      </w:r>
      <w:del w:author="Ana Cristina Machado Russo" w:date="2025-12-29T11:02:00Z" w16du:dateUtc="2025-12-29T11:02:00Z" w:id="455">
        <w:r w:rsidDel="00137BCD" w:rsidR="002B53CD">
          <w:rPr>
            <w:rFonts w:ascii="Arial" w:hAnsi="Arial" w:cs="Arial"/>
            <w:color w:val="000000" w:themeColor="text1"/>
          </w:rPr>
          <w:delText xml:space="preserve">of the ERA5 dataset </w:delText>
        </w:r>
      </w:del>
      <w:r w:rsidR="002B53CD">
        <w:rPr>
          <w:rFonts w:ascii="Arial" w:hAnsi="Arial" w:cs="Arial"/>
          <w:color w:val="000000" w:themeColor="text1"/>
        </w:rPr>
        <w:t>was converted</w:t>
      </w:r>
      <w:r w:rsidRPr="009662EF">
        <w:rPr>
          <w:rFonts w:ascii="Arial" w:hAnsi="Arial" w:cs="Arial"/>
          <w:color w:val="000000" w:themeColor="text1"/>
        </w:rPr>
        <w:t xml:space="preserve"> from meters to </w:t>
      </w:r>
      <w:r w:rsidRPr="009662EF" w:rsidR="00F5522D">
        <w:rPr>
          <w:rFonts w:ascii="Arial" w:hAnsi="Arial" w:cs="Arial"/>
          <w:color w:val="000000" w:themeColor="text1"/>
        </w:rPr>
        <w:t>millimetres</w:t>
      </w:r>
      <w:r w:rsidRPr="009662EF" w:rsidR="007D6EBE">
        <w:rPr>
          <w:rFonts w:ascii="Arial" w:hAnsi="Arial" w:cs="Arial"/>
          <w:color w:val="000000" w:themeColor="text1"/>
        </w:rPr>
        <w:t>, multiply</w:t>
      </w:r>
      <w:r w:rsidR="000E0D46">
        <w:rPr>
          <w:rFonts w:ascii="Arial" w:hAnsi="Arial" w:cs="Arial"/>
          <w:color w:val="000000" w:themeColor="text1"/>
        </w:rPr>
        <w:t>ing</w:t>
      </w:r>
      <w:r w:rsidRPr="009662EF" w:rsidR="007D6EBE">
        <w:rPr>
          <w:rFonts w:ascii="Arial" w:hAnsi="Arial" w:cs="Arial"/>
          <w:color w:val="000000" w:themeColor="text1"/>
        </w:rPr>
        <w:t xml:space="preserve"> 1000</w:t>
      </w:r>
      <w:ins w:author="Ana Cristina Machado Russo" w:date="2025-12-29T11:02:00Z" w16du:dateUtc="2025-12-29T11:02:00Z" w:id="456">
        <w:r w:rsidR="00137BCD">
          <w:rPr>
            <w:rFonts w:ascii="Arial" w:hAnsi="Arial" w:cs="Arial"/>
            <w:color w:val="000000" w:themeColor="text1"/>
          </w:rPr>
          <w:t>. T</w:t>
        </w:r>
      </w:ins>
      <w:del w:author="Ana Cristina Machado Russo" w:date="2025-12-29T11:02:00Z" w16du:dateUtc="2025-12-29T11:02:00Z" w:id="457">
        <w:r w:rsidDel="00137BCD" w:rsidR="000E0D46">
          <w:rPr>
            <w:rFonts w:ascii="Arial" w:hAnsi="Arial" w:cs="Arial"/>
            <w:color w:val="000000" w:themeColor="text1"/>
          </w:rPr>
          <w:delText>, t</w:delText>
        </w:r>
      </w:del>
      <w:r w:rsidR="000E0D46">
        <w:rPr>
          <w:rFonts w:ascii="Arial" w:hAnsi="Arial" w:cs="Arial"/>
          <w:color w:val="000000" w:themeColor="text1"/>
        </w:rPr>
        <w:t xml:space="preserve">his step was only </w:t>
      </w:r>
      <w:r w:rsidR="005F55F8">
        <w:rPr>
          <w:rFonts w:ascii="Arial" w:hAnsi="Arial" w:cs="Arial"/>
          <w:color w:val="000000" w:themeColor="text1"/>
        </w:rPr>
        <w:t>applied when using this data for plotting.</w:t>
      </w:r>
      <w:r w:rsidR="00253DCF">
        <w:rPr>
          <w:rFonts w:ascii="Arial" w:hAnsi="Arial" w:cs="Arial"/>
          <w:color w:val="000000" w:themeColor="text1"/>
        </w:rPr>
        <w:t xml:space="preserve"> </w:t>
      </w:r>
      <w:commentRangeStart w:id="458"/>
      <w:commentRangeStart w:id="459"/>
      <w:r w:rsidR="00253DCF">
        <w:rPr>
          <w:rFonts w:ascii="Arial" w:hAnsi="Arial" w:cs="Arial"/>
          <w:color w:val="000000" w:themeColor="text1"/>
        </w:rPr>
        <w:t xml:space="preserve">To better make use of </w:t>
      </w:r>
      <w:del w:author="Ana Cristina Machado Russo" w:date="2025-12-29T11:03:00Z" w16du:dateUtc="2025-12-29T11:03:00Z" w:id="460">
        <w:r w:rsidDel="00137BCD" w:rsidR="00253DCF">
          <w:rPr>
            <w:rFonts w:ascii="Arial" w:hAnsi="Arial" w:cs="Arial"/>
            <w:color w:val="000000" w:themeColor="text1"/>
          </w:rPr>
          <w:delText>this step</w:delText>
        </w:r>
      </w:del>
      <w:ins w:author="Ana Cristina Machado Russo" w:date="2025-12-29T11:03:00Z" w16du:dateUtc="2025-12-29T11:03:00Z" w:id="461">
        <w:r w:rsidR="00137BCD">
          <w:rPr>
            <w:rFonts w:ascii="Arial" w:hAnsi="Arial" w:cs="Arial"/>
            <w:color w:val="000000" w:themeColor="text1"/>
          </w:rPr>
          <w:t>precipitation data</w:t>
        </w:r>
      </w:ins>
      <w:r w:rsidR="00253DCF">
        <w:rPr>
          <w:rFonts w:ascii="Arial" w:hAnsi="Arial" w:cs="Arial"/>
          <w:color w:val="000000" w:themeColor="text1"/>
        </w:rPr>
        <w:t xml:space="preserve">, all </w:t>
      </w:r>
      <w:del w:author="Ana Cristina Machado Russo" w:date="2025-12-29T11:03:00Z" w16du:dateUtc="2025-12-29T11:03:00Z" w:id="462">
        <w:r w:rsidDel="00137BCD" w:rsidR="00783275">
          <w:rPr>
            <w:rFonts w:ascii="Arial" w:hAnsi="Arial" w:cs="Arial"/>
            <w:color w:val="000000" w:themeColor="text1"/>
          </w:rPr>
          <w:delText xml:space="preserve">precipitation </w:delText>
        </w:r>
      </w:del>
      <w:r w:rsidR="00783275">
        <w:rPr>
          <w:rFonts w:ascii="Arial" w:hAnsi="Arial" w:cs="Arial"/>
          <w:color w:val="000000" w:themeColor="text1"/>
        </w:rPr>
        <w:t xml:space="preserve">data </w:t>
      </w:r>
      <w:del w:author="Ana Cristina Machado Russo" w:date="2025-12-29T11:02:00Z" w16du:dateUtc="2025-12-29T11:02:00Z" w:id="463">
        <w:r w:rsidDel="00137BCD" w:rsidR="00783275">
          <w:rPr>
            <w:rFonts w:ascii="Arial" w:hAnsi="Arial" w:cs="Arial"/>
            <w:color w:val="000000" w:themeColor="text1"/>
          </w:rPr>
          <w:delText xml:space="preserve">should be </w:delText>
        </w:r>
      </w:del>
      <w:ins w:author="Ana Cristina Machado Russo" w:date="2025-12-29T11:02:00Z" w16du:dateUtc="2025-12-29T11:02:00Z" w:id="464">
        <w:r w:rsidR="00137BCD">
          <w:rPr>
            <w:rFonts w:ascii="Arial" w:hAnsi="Arial" w:cs="Arial"/>
            <w:color w:val="000000" w:themeColor="text1"/>
          </w:rPr>
          <w:t xml:space="preserve">was </w:t>
        </w:r>
      </w:ins>
      <w:r w:rsidR="00783275">
        <w:rPr>
          <w:rFonts w:ascii="Arial" w:hAnsi="Arial" w:cs="Arial"/>
          <w:color w:val="000000" w:themeColor="text1"/>
        </w:rPr>
        <w:t xml:space="preserve">converted prior </w:t>
      </w:r>
      <w:r w:rsidR="0034359B">
        <w:rPr>
          <w:rFonts w:ascii="Arial" w:hAnsi="Arial" w:cs="Arial"/>
          <w:color w:val="000000" w:themeColor="text1"/>
        </w:rPr>
        <w:t xml:space="preserve">to </w:t>
      </w:r>
      <w:del w:author="Ana Cristina Machado Russo" w:date="2025-12-29T11:02:00Z" w16du:dateUtc="2025-12-29T11:02:00Z" w:id="465">
        <w:r w:rsidDel="00137BCD" w:rsidR="0034359B">
          <w:rPr>
            <w:rFonts w:ascii="Arial" w:hAnsi="Arial" w:cs="Arial"/>
            <w:color w:val="000000" w:themeColor="text1"/>
          </w:rPr>
          <w:delText xml:space="preserve">developing </w:delText>
        </w:r>
      </w:del>
      <w:ins w:author="Ana Cristina Machado Russo" w:date="2025-12-29T11:02:00Z" w16du:dateUtc="2025-12-29T11:02:00Z" w:id="466">
        <w:r w:rsidR="00137BCD">
          <w:rPr>
            <w:rFonts w:ascii="Arial" w:hAnsi="Arial" w:cs="Arial"/>
            <w:color w:val="000000" w:themeColor="text1"/>
          </w:rPr>
          <w:t xml:space="preserve">the </w:t>
        </w:r>
      </w:ins>
      <w:r w:rsidR="0034359B">
        <w:rPr>
          <w:rFonts w:ascii="Arial" w:hAnsi="Arial" w:cs="Arial"/>
          <w:color w:val="000000" w:themeColor="text1"/>
        </w:rPr>
        <w:t>analysis</w:t>
      </w:r>
      <w:r w:rsidR="00865ACF">
        <w:rPr>
          <w:rFonts w:ascii="Arial" w:hAnsi="Arial" w:cs="Arial"/>
          <w:color w:val="000000" w:themeColor="text1"/>
        </w:rPr>
        <w:t>, so a script for it should be made and where it does conversions now delete it.</w:t>
      </w:r>
      <w:commentRangeEnd w:id="458"/>
      <w:r w:rsidRPr="009662EF" w:rsidR="00242C61">
        <w:rPr>
          <w:rStyle w:val="CommentReference"/>
          <w:rFonts w:ascii="Arial" w:hAnsi="Arial" w:cs="Arial"/>
          <w:color w:val="000000" w:themeColor="text1"/>
          <w:sz w:val="22"/>
          <w:szCs w:val="22"/>
        </w:rPr>
        <w:commentReference w:id="458"/>
      </w:r>
      <w:commentRangeEnd w:id="459"/>
      <w:r w:rsidRPr="009662EF" w:rsidR="00137BCD">
        <w:rPr>
          <w:rStyle w:val="CommentReference"/>
          <w:rFonts w:ascii="Arial" w:hAnsi="Arial" w:cs="Arial"/>
          <w:color w:val="000000" w:themeColor="text1"/>
          <w:sz w:val="22"/>
          <w:szCs w:val="22"/>
        </w:rPr>
        <w:commentReference w:id="459"/>
      </w:r>
    </w:p>
    <w:p w:rsidR="003178B5" w:rsidP="00242C61" w:rsidRDefault="00EC51A4" w14:paraId="630EB245" w14:textId="79C1131C">
      <w:pPr>
        <w:spacing w:line="360" w:lineRule="auto"/>
        <w:jc w:val="both"/>
        <w:rPr>
          <w:rFonts w:ascii="Arial" w:hAnsi="Arial" w:cs="Arial"/>
        </w:rPr>
        <w:pPrChange w:author="Ana Cristina Machado Russo" w:date="2025-12-29T09:43:00Z" w16du:dateUtc="2025-12-29T09:43:00Z" w:id="467">
          <w:pPr>
            <w:spacing w:line="360" w:lineRule="auto"/>
          </w:pPr>
        </w:pPrChange>
      </w:pPr>
      <w:r>
        <w:rPr>
          <w:rFonts w:ascii="Arial" w:hAnsi="Arial" w:cs="Arial"/>
          <w:color w:val="000000" w:themeColor="text1"/>
        </w:rPr>
        <w:t xml:space="preserve">Wind speed and direction </w:t>
      </w:r>
      <w:r w:rsidR="003B7BFD">
        <w:rPr>
          <w:rFonts w:ascii="Arial" w:hAnsi="Arial" w:cs="Arial"/>
          <w:color w:val="000000" w:themeColor="text1"/>
        </w:rPr>
        <w:t>were</w:t>
      </w:r>
      <w:r>
        <w:rPr>
          <w:rFonts w:ascii="Arial" w:hAnsi="Arial" w:cs="Arial"/>
          <w:color w:val="000000" w:themeColor="text1"/>
        </w:rPr>
        <w:t xml:space="preserve"> obtained </w:t>
      </w:r>
      <w:r w:rsidR="002E551B">
        <w:rPr>
          <w:rFonts w:ascii="Arial" w:hAnsi="Arial" w:cs="Arial"/>
          <w:color w:val="000000" w:themeColor="text1"/>
        </w:rPr>
        <w:t>from</w:t>
      </w:r>
      <w:del w:author="Ana Cristina Machado Russo" w:date="2025-12-29T11:04:00Z" w16du:dateUtc="2025-12-29T11:04:00Z" w:id="468">
        <w:r w:rsidDel="00137BCD" w:rsidR="002E551B">
          <w:rPr>
            <w:rFonts w:ascii="Arial" w:hAnsi="Arial" w:cs="Arial"/>
            <w:color w:val="000000" w:themeColor="text1"/>
          </w:rPr>
          <w:delText xml:space="preserve"> the two variables of ERA5,</w:delText>
        </w:r>
      </w:del>
      <w:r w:rsidR="002E551B">
        <w:rPr>
          <w:rFonts w:ascii="Arial" w:hAnsi="Arial" w:cs="Arial"/>
          <w:color w:val="000000" w:themeColor="text1"/>
        </w:rPr>
        <w:t xml:space="preserve"> </w:t>
      </w:r>
      <w:r w:rsidR="00BF5772">
        <w:rPr>
          <w:rFonts w:ascii="Arial" w:hAnsi="Arial" w:cs="Arial"/>
          <w:color w:val="000000" w:themeColor="text1"/>
        </w:rPr>
        <w:t xml:space="preserve">u = </w:t>
      </w:r>
      <w:r w:rsidRPr="008B5D1D" w:rsidR="003F2109">
        <w:rPr>
          <w:rFonts w:ascii="Arial" w:hAnsi="Arial" w:cs="Arial"/>
        </w:rPr>
        <w:t>10m u-component of wind (m.s</w:t>
      </w:r>
      <w:r w:rsidRPr="008B5D1D" w:rsidR="003F2109">
        <w:rPr>
          <w:rFonts w:ascii="Arial" w:hAnsi="Arial" w:cs="Arial"/>
          <w:vertAlign w:val="superscript"/>
        </w:rPr>
        <w:t>-1</w:t>
      </w:r>
      <w:r w:rsidRPr="008B5D1D" w:rsidR="003F2109">
        <w:rPr>
          <w:rFonts w:ascii="Arial" w:hAnsi="Arial" w:cs="Arial"/>
        </w:rPr>
        <w:t>)</w:t>
      </w:r>
      <w:r w:rsidR="003F2109">
        <w:rPr>
          <w:rFonts w:ascii="Arial" w:hAnsi="Arial" w:cs="Arial"/>
        </w:rPr>
        <w:t xml:space="preserve"> an</w:t>
      </w:r>
      <w:r w:rsidR="00BF5772">
        <w:rPr>
          <w:rFonts w:ascii="Arial" w:hAnsi="Arial" w:cs="Arial"/>
        </w:rPr>
        <w:t>d</w:t>
      </w:r>
      <w:r w:rsidR="003F2109">
        <w:rPr>
          <w:rFonts w:ascii="Arial" w:hAnsi="Arial" w:cs="Arial"/>
        </w:rPr>
        <w:t xml:space="preserve"> </w:t>
      </w:r>
      <w:r w:rsidR="00BF5772">
        <w:rPr>
          <w:rFonts w:ascii="Arial" w:hAnsi="Arial" w:cs="Arial"/>
        </w:rPr>
        <w:t xml:space="preserve">v = </w:t>
      </w:r>
      <w:r w:rsidRPr="008B5D1D" w:rsidR="003F2109">
        <w:rPr>
          <w:rFonts w:ascii="Arial" w:hAnsi="Arial" w:cs="Arial"/>
        </w:rPr>
        <w:t xml:space="preserve">10m </w:t>
      </w:r>
      <w:r w:rsidR="003F2109">
        <w:rPr>
          <w:rFonts w:ascii="Arial" w:hAnsi="Arial" w:cs="Arial"/>
        </w:rPr>
        <w:t>v</w:t>
      </w:r>
      <w:r w:rsidRPr="008B5D1D" w:rsidR="003F2109">
        <w:rPr>
          <w:rFonts w:ascii="Arial" w:hAnsi="Arial" w:cs="Arial"/>
        </w:rPr>
        <w:t>-component of wind (m.s</w:t>
      </w:r>
      <w:r w:rsidRPr="008B5D1D" w:rsidR="003F2109">
        <w:rPr>
          <w:rFonts w:ascii="Arial" w:hAnsi="Arial" w:cs="Arial"/>
          <w:vertAlign w:val="superscript"/>
        </w:rPr>
        <w:t>-1</w:t>
      </w:r>
      <w:r w:rsidRPr="008B5D1D" w:rsidR="003F2109">
        <w:rPr>
          <w:rFonts w:ascii="Arial" w:hAnsi="Arial" w:cs="Arial"/>
        </w:rPr>
        <w:t>)</w:t>
      </w:r>
      <w:ins w:author="Ana Cristina Machado Russo" w:date="2025-12-29T11:04:00Z" w16du:dateUtc="2025-12-29T11:04:00Z" w:id="469">
        <w:r w:rsidR="00137BCD">
          <w:rPr>
            <w:rFonts w:ascii="Arial" w:hAnsi="Arial" w:cs="Arial"/>
          </w:rPr>
          <w:t xml:space="preserve"> from ERA5</w:t>
        </w:r>
      </w:ins>
      <w:r w:rsidR="0069686D">
        <w:rPr>
          <w:rFonts w:ascii="Arial" w:hAnsi="Arial" w:cs="Arial"/>
        </w:rPr>
        <w:t>, using the respective f</w:t>
      </w:r>
      <w:r w:rsidR="00D1657B">
        <w:rPr>
          <w:rFonts w:ascii="Arial" w:hAnsi="Arial" w:cs="Arial"/>
        </w:rPr>
        <w:t>ormulas:</w:t>
      </w:r>
    </w:p>
    <w:p w:rsidR="00355F15" w:rsidP="00242C61" w:rsidRDefault="00355F15" w14:paraId="40F9A298" w14:textId="49B2BDCD">
      <w:pPr>
        <w:pStyle w:val="ListParagraph"/>
        <w:numPr>
          <w:ilvl w:val="0"/>
          <w:numId w:val="7"/>
        </w:numPr>
        <w:spacing w:line="360" w:lineRule="auto"/>
        <w:jc w:val="both"/>
        <w:rPr>
          <w:rFonts w:ascii="Arial" w:hAnsi="Arial" w:cs="Arial"/>
          <w:color w:val="000000" w:themeColor="text1"/>
        </w:rPr>
        <w:pPrChange w:author="Ana Cristina Machado Russo" w:date="2025-12-29T09:43:00Z" w16du:dateUtc="2025-12-29T09:43:00Z" w:id="470">
          <w:pPr>
            <w:pStyle w:val="ListParagraph"/>
            <w:numPr>
              <w:numId w:val="7"/>
            </w:numPr>
            <w:spacing w:line="360" w:lineRule="auto"/>
            <w:ind w:hanging="360"/>
          </w:pPr>
        </w:pPrChange>
      </w:pPr>
      <w:r>
        <w:rPr>
          <w:rFonts w:ascii="Arial" w:hAnsi="Arial" w:cs="Arial"/>
          <w:color w:val="000000" w:themeColor="text1"/>
        </w:rPr>
        <w:t xml:space="preserve">Wind speed = </w:t>
      </w:r>
      <m:oMath>
        <m:rad>
          <m:radPr>
            <m:degHide m:val="1"/>
            <m:ctrlPr>
              <w:rPr>
                <w:rFonts w:ascii="Cambria Math" w:hAnsi="Cambria Math" w:cs="Arial"/>
                <w:i/>
                <w:color w:val="000000" w:themeColor="text1"/>
              </w:rPr>
            </m:ctrlPr>
          </m:radPr>
          <m:deg/>
          <m:e>
            <m:sSup>
              <m:sSupPr>
                <m:ctrlPr>
                  <w:rPr>
                    <w:rFonts w:ascii="Cambria Math" w:hAnsi="Cambria Math" w:cs="Arial"/>
                    <w:i/>
                    <w:color w:val="000000" w:themeColor="text1"/>
                  </w:rPr>
                </m:ctrlPr>
              </m:sSupPr>
              <m:e>
                <m:r>
                  <w:rPr>
                    <w:rFonts w:ascii="Cambria Math" w:hAnsi="Cambria Math" w:cs="Arial"/>
                    <w:color w:val="000000" w:themeColor="text1"/>
                  </w:rPr>
                  <m:t>u</m:t>
                </m:r>
              </m:e>
              <m:sup>
                <m:r>
                  <w:rPr>
                    <w:rFonts w:ascii="Cambria Math" w:hAnsi="Cambria Math" w:cs="Arial"/>
                    <w:color w:val="000000" w:themeColor="text1"/>
                  </w:rPr>
                  <m:t>2</m:t>
                </m:r>
              </m:sup>
            </m:sSup>
            <m:r>
              <w:rPr>
                <w:rFonts w:ascii="Cambria Math" w:hAnsi="Cambria Math" w:cs="Arial"/>
                <w:color w:val="000000" w:themeColor="text1"/>
              </w:rPr>
              <m:t>+</m:t>
            </m:r>
            <m:sSup>
              <m:sSupPr>
                <m:ctrlPr>
                  <w:rPr>
                    <w:rFonts w:ascii="Cambria Math" w:hAnsi="Cambria Math" w:cs="Arial"/>
                    <w:i/>
                    <w:color w:val="000000" w:themeColor="text1"/>
                  </w:rPr>
                </m:ctrlPr>
              </m:sSupPr>
              <m:e>
                <m:r>
                  <w:rPr>
                    <w:rFonts w:ascii="Cambria Math" w:hAnsi="Cambria Math" w:cs="Arial"/>
                    <w:color w:val="000000" w:themeColor="text1"/>
                  </w:rPr>
                  <m:t>v</m:t>
                </m:r>
              </m:e>
              <m:sup>
                <m:r>
                  <w:rPr>
                    <w:rFonts w:ascii="Cambria Math" w:hAnsi="Cambria Math" w:cs="Arial"/>
                    <w:color w:val="000000" w:themeColor="text1"/>
                  </w:rPr>
                  <m:t>2</m:t>
                </m:r>
              </m:sup>
            </m:sSup>
          </m:e>
        </m:rad>
      </m:oMath>
    </w:p>
    <w:p w:rsidR="00477E93" w:rsidP="00242C61" w:rsidRDefault="00477E93" w14:paraId="4D8551F6" w14:textId="53E34F5F">
      <w:pPr>
        <w:pStyle w:val="ListParagraph"/>
        <w:numPr>
          <w:ilvl w:val="0"/>
          <w:numId w:val="7"/>
        </w:numPr>
        <w:spacing w:line="360" w:lineRule="auto"/>
        <w:jc w:val="both"/>
        <w:rPr>
          <w:rFonts w:ascii="Arial" w:hAnsi="Arial" w:cs="Arial"/>
          <w:color w:val="000000" w:themeColor="text1"/>
        </w:rPr>
        <w:pPrChange w:author="Ana Cristina Machado Russo" w:date="2025-12-29T09:43:00Z" w16du:dateUtc="2025-12-29T09:43:00Z" w:id="471">
          <w:pPr>
            <w:pStyle w:val="ListParagraph"/>
            <w:numPr>
              <w:numId w:val="7"/>
            </w:numPr>
            <w:spacing w:line="360" w:lineRule="auto"/>
            <w:ind w:hanging="360"/>
          </w:pPr>
        </w:pPrChange>
      </w:pPr>
      <w:r>
        <w:rPr>
          <w:rFonts w:ascii="Arial" w:hAnsi="Arial" w:cs="Arial"/>
          <w:color w:val="000000" w:themeColor="text1"/>
        </w:rPr>
        <w:t>Wind direction</w:t>
      </w:r>
      <w:r w:rsidR="00FE3B35">
        <w:rPr>
          <w:rFonts w:ascii="Arial" w:hAnsi="Arial" w:cs="Arial"/>
          <w:color w:val="000000" w:themeColor="text1"/>
        </w:rPr>
        <w:t xml:space="preserve"> = </w:t>
      </w:r>
      <m:oMath>
        <m:d>
          <m:dPr>
            <m:ctrlPr>
              <w:rPr>
                <w:rFonts w:ascii="Cambria Math" w:hAnsi="Cambria Math" w:cs="Arial"/>
                <w:i/>
                <w:color w:val="000000" w:themeColor="text1"/>
              </w:rPr>
            </m:ctrlPr>
          </m:dPr>
          <m:e>
            <m:r>
              <w:rPr>
                <w:rFonts w:ascii="Cambria Math" w:hAnsi="Cambria Math" w:cs="Arial"/>
                <w:color w:val="000000" w:themeColor="text1"/>
              </w:rPr>
              <m:t>180°+</m:t>
            </m:r>
            <m:f>
              <m:fPr>
                <m:ctrlPr>
                  <w:rPr>
                    <w:rFonts w:ascii="Cambria Math" w:hAnsi="Cambria Math" w:cs="Arial"/>
                    <w:i/>
                    <w:color w:val="000000" w:themeColor="text1"/>
                  </w:rPr>
                </m:ctrlPr>
              </m:fPr>
              <m:num>
                <m:r>
                  <w:rPr>
                    <w:rFonts w:ascii="Cambria Math" w:hAnsi="Cambria Math" w:cs="Arial"/>
                    <w:color w:val="000000" w:themeColor="text1"/>
                  </w:rPr>
                  <m:t>180°</m:t>
                </m:r>
              </m:num>
              <m:den>
                <m:r>
                  <w:rPr>
                    <w:rFonts w:ascii="Cambria Math" w:hAnsi="Cambria Math" w:cs="Arial"/>
                    <w:color w:val="000000" w:themeColor="text1"/>
                  </w:rPr>
                  <m:t>π</m:t>
                </m:r>
              </m:den>
            </m:f>
            <m:r>
              <w:rPr>
                <w:rFonts w:ascii="Cambria Math" w:hAnsi="Cambria Math" w:cs="Arial"/>
                <w:color w:val="000000" w:themeColor="text1"/>
              </w:rPr>
              <m:t>atan2</m:t>
            </m:r>
            <m:d>
              <m:dPr>
                <m:ctrlPr>
                  <w:rPr>
                    <w:rFonts w:ascii="Cambria Math" w:hAnsi="Cambria Math" w:cs="Arial"/>
                    <w:i/>
                    <w:color w:val="000000" w:themeColor="text1"/>
                  </w:rPr>
                </m:ctrlPr>
              </m:dPr>
              <m:e>
                <m:r>
                  <w:rPr>
                    <w:rFonts w:ascii="Cambria Math" w:hAnsi="Cambria Math" w:cs="Arial"/>
                    <w:color w:val="000000" w:themeColor="text1"/>
                  </w:rPr>
                  <m:t>u10,v10</m:t>
                </m:r>
              </m:e>
            </m:d>
          </m:e>
        </m:d>
        <m:r>
          <w:rPr>
            <w:rFonts w:ascii="Cambria Math" w:hAnsi="Cambria Math" w:cs="Arial"/>
            <w:color w:val="000000" w:themeColor="text1"/>
          </w:rPr>
          <m:t>mod 360°</m:t>
        </m:r>
      </m:oMath>
    </w:p>
    <w:p w:rsidR="004144BB" w:rsidP="00242C61" w:rsidRDefault="004144BB" w14:paraId="4C016F74" w14:textId="59AF2102">
      <w:pPr>
        <w:spacing w:line="360" w:lineRule="auto"/>
        <w:jc w:val="both"/>
        <w:rPr>
          <w:rFonts w:ascii="Arial" w:hAnsi="Arial" w:cs="Arial"/>
          <w:color w:val="000000" w:themeColor="text1"/>
        </w:rPr>
        <w:pPrChange w:author="Ana Cristina Machado Russo" w:date="2025-12-29T09:43:00Z" w16du:dateUtc="2025-12-29T09:43:00Z" w:id="472">
          <w:pPr>
            <w:spacing w:line="360" w:lineRule="auto"/>
          </w:pPr>
        </w:pPrChange>
      </w:pPr>
      <w:commentRangeStart w:id="473"/>
      <w:commentRangeStart w:id="474"/>
      <w:r>
        <w:rPr>
          <w:rFonts w:ascii="Arial" w:hAnsi="Arial" w:cs="Arial"/>
          <w:color w:val="000000" w:themeColor="text1"/>
        </w:rPr>
        <w:t>I</w:t>
      </w:r>
      <w:r w:rsidR="00192EB8">
        <w:rPr>
          <w:rFonts w:ascii="Arial" w:hAnsi="Arial" w:cs="Arial"/>
          <w:color w:val="000000" w:themeColor="text1"/>
        </w:rPr>
        <w:t xml:space="preserve">n final preparations, </w:t>
      </w:r>
      <w:r w:rsidR="000C7351">
        <w:rPr>
          <w:rFonts w:ascii="Arial" w:hAnsi="Arial" w:cs="Arial"/>
          <w:color w:val="000000" w:themeColor="text1"/>
        </w:rPr>
        <w:t xml:space="preserve">scripts were created to obtain daily, monthly and yearly statistics to </w:t>
      </w:r>
      <w:del w:author="Ana Cristina Machado Russo" w:date="2025-12-29T11:04:00Z" w16du:dateUtc="2025-12-29T11:04:00Z" w:id="475">
        <w:r w:rsidDel="00137BCD" w:rsidR="00DE3EE1">
          <w:rPr>
            <w:rFonts w:ascii="Arial" w:hAnsi="Arial" w:cs="Arial"/>
            <w:color w:val="000000" w:themeColor="text1"/>
          </w:rPr>
          <w:delText xml:space="preserve">produce </w:delText>
        </w:r>
      </w:del>
      <w:ins w:author="Ana Cristina Machado Russo" w:date="2025-12-29T11:04:00Z" w16du:dateUtc="2025-12-29T11:04:00Z" w:id="476">
        <w:r w:rsidR="00137BCD">
          <w:rPr>
            <w:rFonts w:ascii="Arial" w:hAnsi="Arial" w:cs="Arial"/>
            <w:color w:val="000000" w:themeColor="text1"/>
          </w:rPr>
          <w:t>allow for</w:t>
        </w:r>
        <w:r w:rsidR="00137BCD">
          <w:rPr>
            <w:rFonts w:ascii="Arial" w:hAnsi="Arial" w:cs="Arial"/>
            <w:color w:val="000000" w:themeColor="text1"/>
          </w:rPr>
          <w:t xml:space="preserve"> </w:t>
        </w:r>
      </w:ins>
      <w:r w:rsidR="000401D9">
        <w:rPr>
          <w:rFonts w:ascii="Arial" w:hAnsi="Arial" w:cs="Arial"/>
          <w:color w:val="000000" w:themeColor="text1"/>
        </w:rPr>
        <w:t>the necessary analysis. Only daily statistics (</w:t>
      </w:r>
      <w:r w:rsidR="006C5CAA">
        <w:rPr>
          <w:rFonts w:ascii="Arial" w:hAnsi="Arial" w:cs="Arial"/>
          <w:color w:val="000000" w:themeColor="text1"/>
        </w:rPr>
        <w:t>mean, median, standard deviation, minimum and maximum)</w:t>
      </w:r>
      <w:r w:rsidR="006D0963">
        <w:rPr>
          <w:rFonts w:ascii="Arial" w:hAnsi="Arial" w:cs="Arial"/>
          <w:color w:val="000000" w:themeColor="text1"/>
        </w:rPr>
        <w:t xml:space="preserve"> </w:t>
      </w:r>
      <w:ins w:author="Ana Cristina Machado Russo" w:date="2025-12-29T11:05:00Z" w16du:dateUtc="2025-12-29T11:05:00Z" w:id="477">
        <w:r w:rsidR="00137BCD">
          <w:rPr>
            <w:rFonts w:ascii="Arial" w:hAnsi="Arial" w:cs="Arial"/>
            <w:color w:val="000000" w:themeColor="text1"/>
          </w:rPr>
          <w:t>and long</w:t>
        </w:r>
        <w:r w:rsidR="00137BCD">
          <w:rPr>
            <w:rFonts w:ascii="Arial" w:hAnsi="Arial" w:cs="Arial"/>
            <w:color w:val="000000" w:themeColor="text1"/>
            <w:lang w:val="en-US"/>
          </w:rPr>
          <w:t>-</w:t>
        </w:r>
        <w:r w:rsidR="00137BCD">
          <w:rPr>
            <w:rFonts w:ascii="Arial" w:hAnsi="Arial" w:cs="Arial"/>
            <w:color w:val="000000" w:themeColor="text1"/>
          </w:rPr>
          <w:t xml:space="preserve">term climatology-like averages </w:t>
        </w:r>
      </w:ins>
      <w:r w:rsidR="006D0963">
        <w:rPr>
          <w:rFonts w:ascii="Arial" w:hAnsi="Arial" w:cs="Arial"/>
          <w:color w:val="000000" w:themeColor="text1"/>
        </w:rPr>
        <w:t>were used extensively throughout the pipeline.</w:t>
      </w:r>
      <w:commentRangeEnd w:id="473"/>
      <w:r w:rsidR="00242C61">
        <w:rPr>
          <w:rStyle w:val="CommentReference"/>
          <w:rFonts w:ascii="Arial" w:hAnsi="Arial" w:cs="Arial"/>
          <w:color w:val="000000" w:themeColor="text1"/>
          <w:sz w:val="22"/>
          <w:szCs w:val="22"/>
        </w:rPr>
        <w:commentReference w:id="473"/>
      </w:r>
      <w:commentRangeEnd w:id="474"/>
      <w:r w:rsidR="00137BCD">
        <w:rPr>
          <w:rStyle w:val="CommentReference"/>
          <w:rFonts w:ascii="Arial" w:hAnsi="Arial" w:cs="Arial"/>
          <w:color w:val="000000" w:themeColor="text1"/>
          <w:sz w:val="22"/>
          <w:szCs w:val="22"/>
        </w:rPr>
        <w:commentReference w:id="474"/>
      </w:r>
    </w:p>
    <w:p w:rsidR="006D0963" w:rsidP="00242C61" w:rsidRDefault="005514A0" w14:paraId="2A8FF8CE" w14:textId="046A84FD">
      <w:pPr>
        <w:spacing w:line="360" w:lineRule="auto"/>
        <w:jc w:val="both"/>
        <w:rPr>
          <w:rFonts w:ascii="Arial" w:hAnsi="Arial" w:cs="Arial"/>
          <w:color w:val="000000" w:themeColor="text1"/>
        </w:rPr>
        <w:pPrChange w:author="Ana Cristina Machado Russo" w:date="2025-12-29T09:43:00Z" w16du:dateUtc="2025-12-29T09:43:00Z" w:id="478">
          <w:pPr>
            <w:spacing w:line="360" w:lineRule="auto"/>
          </w:pPr>
        </w:pPrChange>
      </w:pPr>
      <w:r>
        <w:rPr>
          <w:rFonts w:ascii="Arial" w:hAnsi="Arial" w:cs="Arial"/>
          <w:color w:val="000000" w:themeColor="text1"/>
        </w:rPr>
        <w:t xml:space="preserve">Because meteorological data, temperature, precipitation and wind, </w:t>
      </w:r>
      <w:r w:rsidR="005C1187">
        <w:rPr>
          <w:rFonts w:ascii="Arial" w:hAnsi="Arial" w:cs="Arial"/>
          <w:color w:val="000000" w:themeColor="text1"/>
        </w:rPr>
        <w:t xml:space="preserve">has a different horizontal resolution, before calculating </w:t>
      </w:r>
      <w:r w:rsidR="00BD737F">
        <w:rPr>
          <w:rFonts w:ascii="Arial" w:hAnsi="Arial" w:cs="Arial"/>
          <w:color w:val="000000" w:themeColor="text1"/>
        </w:rPr>
        <w:t xml:space="preserve">the statistics needed, it was necessary to regrid the datasets. This was achieved by </w:t>
      </w:r>
      <w:r w:rsidR="00E13905">
        <w:rPr>
          <w:rFonts w:ascii="Arial" w:hAnsi="Arial" w:cs="Arial"/>
          <w:color w:val="000000" w:themeColor="text1"/>
        </w:rPr>
        <w:t>making a note of when to start and end this regrid (</w:t>
      </w:r>
      <w:r w:rsidR="00F7103B">
        <w:rPr>
          <w:rFonts w:ascii="Arial" w:hAnsi="Arial" w:cs="Arial"/>
          <w:color w:val="000000" w:themeColor="text1"/>
        </w:rPr>
        <w:t>study area), then in sets of 3</w:t>
      </w:r>
      <w:r w:rsidR="000E4679">
        <w:rPr>
          <w:rFonts w:ascii="Arial" w:hAnsi="Arial" w:cs="Arial"/>
          <w:color w:val="000000" w:themeColor="text1"/>
        </w:rPr>
        <w:t xml:space="preserve"> pixels</w:t>
      </w:r>
      <w:r w:rsidR="00B96F94">
        <w:rPr>
          <w:rFonts w:ascii="Arial" w:hAnsi="Arial" w:cs="Arial"/>
          <w:color w:val="000000" w:themeColor="text1"/>
        </w:rPr>
        <w:t xml:space="preserve">, the code created was able to go from 0.25 to 0.75, matching the pollutant’s </w:t>
      </w:r>
      <w:r w:rsidR="00681034">
        <w:rPr>
          <w:rFonts w:ascii="Arial" w:hAnsi="Arial" w:cs="Arial"/>
          <w:color w:val="000000" w:themeColor="text1"/>
        </w:rPr>
        <w:t xml:space="preserve">horizontal </w:t>
      </w:r>
      <w:commentRangeStart w:id="479"/>
      <w:r w:rsidR="00681034">
        <w:rPr>
          <w:rFonts w:ascii="Arial" w:hAnsi="Arial" w:cs="Arial"/>
          <w:color w:val="000000" w:themeColor="text1"/>
        </w:rPr>
        <w:t>resolution.</w:t>
      </w:r>
      <w:commentRangeEnd w:id="479"/>
      <w:r w:rsidR="00137BCD">
        <w:rPr>
          <w:rStyle w:val="CommentReference"/>
          <w:rFonts w:ascii="Arial" w:hAnsi="Arial" w:cs="Arial"/>
          <w:color w:val="000000" w:themeColor="text1"/>
          <w:sz w:val="22"/>
          <w:szCs w:val="22"/>
        </w:rPr>
        <w:commentReference w:id="479"/>
      </w:r>
    </w:p>
    <w:p w:rsidR="00553353" w:rsidP="00242C61" w:rsidRDefault="00553353" w14:paraId="75B9DE44" w14:textId="77777777">
      <w:pPr>
        <w:spacing w:line="360" w:lineRule="auto"/>
        <w:jc w:val="both"/>
        <w:rPr>
          <w:rFonts w:ascii="Arial" w:hAnsi="Arial" w:cs="Arial"/>
          <w:color w:val="000000" w:themeColor="text1"/>
        </w:rPr>
        <w:pPrChange w:author="Ana Cristina Machado Russo" w:date="2025-12-29T09:43:00Z" w16du:dateUtc="2025-12-29T09:43:00Z" w:id="480">
          <w:pPr>
            <w:spacing w:line="360" w:lineRule="auto"/>
          </w:pPr>
        </w:pPrChange>
      </w:pPr>
    </w:p>
    <w:p w:rsidR="00553353" w:rsidP="00242C61" w:rsidRDefault="00553353" w14:paraId="60469C2D" w14:textId="77777777">
      <w:pPr>
        <w:spacing w:line="360" w:lineRule="auto"/>
        <w:jc w:val="both"/>
        <w:rPr>
          <w:rFonts w:ascii="Arial" w:hAnsi="Arial" w:cs="Arial"/>
          <w:color w:val="000000" w:themeColor="text1"/>
        </w:rPr>
        <w:pPrChange w:author="Ana Cristina Machado Russo" w:date="2025-12-29T09:43:00Z" w16du:dateUtc="2025-12-29T09:43:00Z" w:id="481">
          <w:pPr>
            <w:spacing w:line="360" w:lineRule="auto"/>
          </w:pPr>
        </w:pPrChange>
      </w:pPr>
      <w:commentRangeStart w:id="482"/>
      <w:r>
        <w:rPr>
          <w:rFonts w:ascii="Arial" w:hAnsi="Arial" w:cs="Arial"/>
          <w:color w:val="000000" w:themeColor="text1"/>
        </w:rPr>
        <w:t>In Figure x, it is represented the time series of the daily sum of FRP values, in MW, across the years of the dataset for each region. Higher values indicate larger fires occurred in those years.</w:t>
      </w:r>
    </w:p>
    <w:p w:rsidR="00553353" w:rsidP="00242C61" w:rsidRDefault="00553353" w14:paraId="0FE245C3" w14:textId="77777777">
      <w:pPr>
        <w:spacing w:line="360" w:lineRule="auto"/>
        <w:jc w:val="both"/>
        <w:rPr>
          <w:rFonts w:ascii="Arial" w:hAnsi="Arial" w:cs="Arial"/>
          <w:color w:val="000000" w:themeColor="text1"/>
        </w:rPr>
        <w:pPrChange w:author="Ana Cristina Machado Russo" w:date="2025-12-29T09:43:00Z" w16du:dateUtc="2025-12-29T09:43:00Z" w:id="483">
          <w:pPr>
            <w:spacing w:line="360" w:lineRule="auto"/>
          </w:pPr>
        </w:pPrChange>
      </w:pPr>
      <w:r>
        <w:rPr>
          <w:rFonts w:ascii="Arial" w:hAnsi="Arial" w:cs="Arial"/>
          <w:color w:val="000000" w:themeColor="text1"/>
        </w:rPr>
        <w:t>In Figure x, it shows the monthly variability across all years, and as expected the northern hemisphere summer months (July, August and September) show fire predominance.</w:t>
      </w:r>
    </w:p>
    <w:p w:rsidR="00553353" w:rsidP="00242C61" w:rsidRDefault="00553353" w14:paraId="769B1464" w14:textId="77777777">
      <w:pPr>
        <w:spacing w:line="360" w:lineRule="auto"/>
        <w:jc w:val="both"/>
        <w:rPr>
          <w:rFonts w:ascii="Arial" w:hAnsi="Arial" w:cs="Arial"/>
          <w:color w:val="000000" w:themeColor="text1"/>
        </w:rPr>
        <w:pPrChange w:author="Ana Cristina Machado Russo" w:date="2025-12-29T09:43:00Z" w16du:dateUtc="2025-12-29T09:43:00Z" w:id="484">
          <w:pPr>
            <w:spacing w:line="360" w:lineRule="auto"/>
          </w:pPr>
        </w:pPrChange>
      </w:pPr>
      <w:r>
        <w:rPr>
          <w:rFonts w:ascii="Arial" w:hAnsi="Arial" w:cs="Arial"/>
          <w:color w:val="000000" w:themeColor="text1"/>
        </w:rPr>
        <w:t>The raw FRP dataset contains fires of low intensity (≤ 50 MW), such as minor agricultural fires – prescribed burns, that were removed because they don’t impose significant alterations in pollutants concentration levels.</w:t>
      </w:r>
      <w:commentRangeEnd w:id="482"/>
      <w:r w:rsidR="00242C61">
        <w:rPr>
          <w:rStyle w:val="CommentReference"/>
          <w:rFonts w:ascii="Arial" w:hAnsi="Arial" w:cs="Arial"/>
          <w:color w:val="000000" w:themeColor="text1"/>
          <w:sz w:val="22"/>
          <w:szCs w:val="22"/>
        </w:rPr>
        <w:commentReference w:id="482"/>
      </w:r>
    </w:p>
    <w:p w:rsidR="00553353" w:rsidP="00242C61" w:rsidRDefault="00553353" w14:paraId="27ED93AA" w14:textId="77777777">
      <w:pPr>
        <w:spacing w:line="360" w:lineRule="auto"/>
        <w:jc w:val="both"/>
        <w:rPr>
          <w:rFonts w:ascii="Arial" w:hAnsi="Arial" w:cs="Arial"/>
          <w:color w:val="000000" w:themeColor="text1"/>
        </w:rPr>
        <w:pPrChange w:author="Ana Cristina Machado Russo" w:date="2025-12-29T09:43:00Z" w16du:dateUtc="2025-12-29T09:43:00Z" w:id="485">
          <w:pPr>
            <w:spacing w:line="360" w:lineRule="auto"/>
          </w:pPr>
        </w:pPrChange>
      </w:pPr>
    </w:p>
    <w:p w:rsidR="008927B6" w:rsidP="00242C61" w:rsidRDefault="0026473A" w14:paraId="06FC6C73" w14:textId="2A96C96B">
      <w:pPr>
        <w:spacing w:line="360" w:lineRule="auto"/>
        <w:jc w:val="both"/>
        <w:rPr>
          <w:rFonts w:ascii="Arial" w:hAnsi="Arial" w:cs="Arial"/>
          <w:color w:val="000000" w:themeColor="text1"/>
        </w:rPr>
        <w:pPrChange w:author="Ana Cristina Machado Russo" w:date="2025-12-29T09:43:00Z" w16du:dateUtc="2025-12-29T09:43:00Z" w:id="486">
          <w:pPr>
            <w:spacing w:line="360" w:lineRule="auto"/>
          </w:pPr>
        </w:pPrChange>
      </w:pPr>
      <w:r>
        <w:rPr>
          <w:rFonts w:ascii="Arial" w:hAnsi="Arial" w:cs="Arial"/>
          <w:color w:val="000000" w:themeColor="text1"/>
        </w:rPr>
        <w:t>In the fire dat</w:t>
      </w:r>
      <w:r w:rsidR="00FD4859">
        <w:rPr>
          <w:rFonts w:ascii="Arial" w:hAnsi="Arial" w:cs="Arial"/>
          <w:color w:val="000000" w:themeColor="text1"/>
        </w:rPr>
        <w:t xml:space="preserve">aset it uses points, with respective latitude and longitude, to mark the exact location where the satellites registered </w:t>
      </w:r>
      <w:r w:rsidR="00F17025">
        <w:rPr>
          <w:rFonts w:ascii="Arial" w:hAnsi="Arial" w:cs="Arial"/>
          <w:color w:val="000000" w:themeColor="text1"/>
        </w:rPr>
        <w:t xml:space="preserve">FRP. To be able to use all variables in the same </w:t>
      </w:r>
      <w:r w:rsidR="00FC122C">
        <w:rPr>
          <w:rFonts w:ascii="Arial" w:hAnsi="Arial" w:cs="Arial"/>
          <w:color w:val="000000" w:themeColor="text1"/>
        </w:rPr>
        <w:t xml:space="preserve">data format, a step was taken to convert a point dataset to a grid dataset. </w:t>
      </w:r>
      <w:r w:rsidR="00F35FBE">
        <w:rPr>
          <w:rFonts w:ascii="Arial" w:hAnsi="Arial" w:cs="Arial"/>
          <w:color w:val="000000" w:themeColor="text1"/>
        </w:rPr>
        <w:t xml:space="preserve">The grid parameters used to define the new dataset were identical to what </w:t>
      </w:r>
      <w:r w:rsidR="005F79DB">
        <w:rPr>
          <w:rFonts w:ascii="Arial" w:hAnsi="Arial" w:cs="Arial"/>
          <w:color w:val="000000" w:themeColor="text1"/>
        </w:rPr>
        <w:t>was necessary – resolution of 0.75x0.75, like the pollutants</w:t>
      </w:r>
      <w:r w:rsidR="00F66E20">
        <w:rPr>
          <w:rFonts w:ascii="Arial" w:hAnsi="Arial" w:cs="Arial"/>
          <w:color w:val="000000" w:themeColor="text1"/>
        </w:rPr>
        <w:t xml:space="preserve"> and the area defined was the study area</w:t>
      </w:r>
      <w:r w:rsidR="00467331">
        <w:rPr>
          <w:rFonts w:ascii="Arial" w:hAnsi="Arial" w:cs="Arial"/>
          <w:color w:val="000000" w:themeColor="text1"/>
        </w:rPr>
        <w:t xml:space="preserve">. For each pixel created the script performed a group of statistics </w:t>
      </w:r>
      <w:r w:rsidR="00902AA2">
        <w:rPr>
          <w:rFonts w:ascii="Arial" w:hAnsi="Arial" w:cs="Arial"/>
          <w:color w:val="000000" w:themeColor="text1"/>
        </w:rPr>
        <w:t>(sum, mean, median, max, min, std</w:t>
      </w:r>
      <w:r w:rsidR="00281362">
        <w:rPr>
          <w:rFonts w:ascii="Arial" w:hAnsi="Arial" w:cs="Arial"/>
          <w:color w:val="000000" w:themeColor="text1"/>
        </w:rPr>
        <w:t>, and count of points</w:t>
      </w:r>
      <w:r w:rsidR="00902AA2">
        <w:rPr>
          <w:rFonts w:ascii="Arial" w:hAnsi="Arial" w:cs="Arial"/>
          <w:color w:val="000000" w:themeColor="text1"/>
        </w:rPr>
        <w:t xml:space="preserve">) </w:t>
      </w:r>
      <w:r w:rsidR="008C6799">
        <w:rPr>
          <w:rFonts w:ascii="Arial" w:hAnsi="Arial" w:cs="Arial"/>
          <w:color w:val="000000" w:themeColor="text1"/>
        </w:rPr>
        <w:t xml:space="preserve">of the points that </w:t>
      </w:r>
      <w:r w:rsidR="00281362">
        <w:rPr>
          <w:rFonts w:ascii="Arial" w:hAnsi="Arial" w:cs="Arial"/>
          <w:color w:val="000000" w:themeColor="text1"/>
        </w:rPr>
        <w:t xml:space="preserve">intersected each </w:t>
      </w:r>
      <w:r w:rsidR="008927B6">
        <w:rPr>
          <w:rFonts w:ascii="Arial" w:hAnsi="Arial" w:cs="Arial"/>
          <w:color w:val="000000" w:themeColor="text1"/>
        </w:rPr>
        <w:t>square/pixel.</w:t>
      </w:r>
    </w:p>
    <w:p w:rsidRPr="004144BB" w:rsidR="00553353" w:rsidP="00242C61" w:rsidRDefault="00553353" w14:paraId="40115C53" w14:textId="77777777">
      <w:pPr>
        <w:spacing w:line="360" w:lineRule="auto"/>
        <w:jc w:val="both"/>
        <w:rPr>
          <w:rFonts w:ascii="Arial" w:hAnsi="Arial" w:cs="Arial"/>
          <w:color w:val="000000" w:themeColor="text1"/>
        </w:rPr>
        <w:pPrChange w:author="Ana Cristina Machado Russo" w:date="2025-12-29T09:43:00Z" w16du:dateUtc="2025-12-29T09:43:00Z" w:id="487">
          <w:pPr>
            <w:spacing w:line="360" w:lineRule="auto"/>
          </w:pPr>
        </w:pPrChange>
      </w:pPr>
    </w:p>
    <w:p w:rsidR="00216B3E" w:rsidP="00242C61" w:rsidRDefault="001E4673" w14:paraId="250C0FDA" w14:textId="357BCC5B">
      <w:pPr>
        <w:pStyle w:val="Heading2"/>
        <w:spacing w:after="160" w:line="360" w:lineRule="auto"/>
        <w:jc w:val="both"/>
        <w:rPr>
          <w:rFonts w:ascii="Arial" w:hAnsi="Arial" w:cs="Arial"/>
          <w:color w:val="000000" w:themeColor="text1"/>
          <w:sz w:val="24"/>
          <w:szCs w:val="24"/>
          <w:u w:val="single"/>
        </w:rPr>
        <w:pPrChange w:author="Ana Cristina Machado Russo" w:date="2025-12-29T09:43:00Z" w16du:dateUtc="2025-12-29T09:43:00Z" w:id="488">
          <w:pPr>
            <w:pStyle w:val="Heading2"/>
            <w:spacing w:after="160" w:line="360" w:lineRule="auto"/>
          </w:pPr>
        </w:pPrChange>
      </w:pPr>
      <w:bookmarkStart w:name="_Toc216955745" w:id="489"/>
      <w:commentRangeStart w:id="490"/>
      <w:r>
        <w:rPr>
          <w:rFonts w:ascii="Arial" w:hAnsi="Arial" w:cs="Arial"/>
          <w:color w:val="000000" w:themeColor="text1"/>
          <w:sz w:val="24"/>
          <w:szCs w:val="24"/>
          <w:u w:val="single"/>
        </w:rPr>
        <w:t>3.5.</w:t>
      </w:r>
      <w:r w:rsidR="00C8671F">
        <w:rPr>
          <w:rFonts w:ascii="Arial" w:hAnsi="Arial" w:cs="Arial"/>
          <w:color w:val="000000" w:themeColor="text1"/>
          <w:sz w:val="24"/>
          <w:szCs w:val="24"/>
          <w:u w:val="single"/>
        </w:rPr>
        <w:t>Data Understand</w:t>
      </w:r>
      <w:r w:rsidRPr="008B5D1D" w:rsidR="00C8671F">
        <w:rPr>
          <w:rFonts w:ascii="Arial" w:hAnsi="Arial" w:cs="Arial"/>
          <w:color w:val="000000" w:themeColor="text1"/>
          <w:sz w:val="24"/>
          <w:szCs w:val="24"/>
          <w:u w:val="single"/>
        </w:rPr>
        <w:t>ing</w:t>
      </w:r>
      <w:bookmarkEnd w:id="489"/>
      <w:commentRangeEnd w:id="490"/>
      <w:r w:rsidR="00242C61">
        <w:rPr>
          <w:rStyle w:val="CommentReference"/>
          <w:rFonts w:ascii="Arial" w:hAnsi="Arial" w:cs="Arial"/>
          <w:color w:val="000000" w:themeColor="text1"/>
          <w:sz w:val="24"/>
          <w:szCs w:val="24"/>
          <w:u w:val="single"/>
        </w:rPr>
        <w:commentReference w:id="490"/>
      </w:r>
    </w:p>
    <w:p w:rsidRPr="00216B3E" w:rsidR="00216B3E" w:rsidP="00242C61" w:rsidRDefault="007205A3" w14:paraId="0A6290F3" w14:textId="3923A333">
      <w:pPr>
        <w:spacing w:line="360" w:lineRule="auto"/>
        <w:jc w:val="both"/>
        <w:rPr>
          <w:rFonts w:ascii="Arial" w:hAnsi="Arial" w:cs="Arial"/>
        </w:rPr>
        <w:pPrChange w:author="Ana Cristina Machado Russo" w:date="2025-12-29T09:43:00Z" w16du:dateUtc="2025-12-29T09:43:00Z" w:id="491">
          <w:pPr>
            <w:spacing w:line="360" w:lineRule="auto"/>
          </w:pPr>
        </w:pPrChange>
      </w:pPr>
      <w:r>
        <w:rPr>
          <w:rFonts w:ascii="Arial" w:hAnsi="Arial" w:cs="Arial"/>
          <w:color w:val="000000" w:themeColor="text1"/>
        </w:rPr>
        <w:t xml:space="preserve">To investigate the temporal dynamics of </w:t>
      </w:r>
      <w:r w:rsidR="0069389E">
        <w:rPr>
          <w:rFonts w:ascii="Arial" w:hAnsi="Arial" w:cs="Arial"/>
          <w:color w:val="000000" w:themeColor="text1"/>
        </w:rPr>
        <w:t>wildfires and their potential influence on air quality, time series analysis were conducted</w:t>
      </w:r>
      <w:r w:rsidR="00F55A61">
        <w:rPr>
          <w:rFonts w:ascii="Arial" w:hAnsi="Arial" w:cs="Arial"/>
          <w:color w:val="000000" w:themeColor="text1"/>
        </w:rPr>
        <w:t xml:space="preserve"> for both FRP and atmospheric pollutant concentrations. These plots allow to better understand trends, seasonal patterns and interannual va</w:t>
      </w:r>
      <w:r w:rsidR="00287C48">
        <w:rPr>
          <w:rFonts w:ascii="Arial" w:hAnsi="Arial" w:cs="Arial"/>
          <w:color w:val="000000" w:themeColor="text1"/>
        </w:rPr>
        <w:t>ria</w:t>
      </w:r>
      <w:r w:rsidR="00F55A61">
        <w:rPr>
          <w:rFonts w:ascii="Arial" w:hAnsi="Arial" w:cs="Arial"/>
          <w:color w:val="000000" w:themeColor="text1"/>
        </w:rPr>
        <w:t>b</w:t>
      </w:r>
      <w:r w:rsidR="00287C48">
        <w:rPr>
          <w:rFonts w:ascii="Arial" w:hAnsi="Arial" w:cs="Arial"/>
          <w:color w:val="000000" w:themeColor="text1"/>
        </w:rPr>
        <w:t xml:space="preserve">ility across the </w:t>
      </w:r>
      <w:r w:rsidR="00011D1A">
        <w:rPr>
          <w:rFonts w:ascii="Arial" w:hAnsi="Arial" w:cs="Arial"/>
          <w:color w:val="000000" w:themeColor="text1"/>
        </w:rPr>
        <w:t>respective data</w:t>
      </w:r>
      <w:r w:rsidR="00E369EB">
        <w:rPr>
          <w:rFonts w:ascii="Arial" w:hAnsi="Arial" w:cs="Arial"/>
          <w:color w:val="000000" w:themeColor="text1"/>
        </w:rPr>
        <w:t>.</w:t>
      </w:r>
    </w:p>
    <w:p w:rsidRPr="00FD00EE" w:rsidR="00635907" w:rsidP="00242C61" w:rsidRDefault="001E4673" w14:paraId="771653B9" w14:textId="23275D24">
      <w:pPr>
        <w:pStyle w:val="Heading3"/>
        <w:ind w:firstLine="709"/>
        <w:jc w:val="both"/>
        <w:rPr>
          <w:rFonts w:ascii="Arial" w:hAnsi="Arial" w:cs="Arial"/>
          <w:color w:val="auto"/>
          <w:sz w:val="24"/>
          <w:szCs w:val="24"/>
          <w:u w:val="single"/>
        </w:rPr>
        <w:pPrChange w:author="Ana Cristina Machado Russo" w:date="2025-12-29T09:43:00Z" w16du:dateUtc="2025-12-29T09:43:00Z" w:id="492">
          <w:pPr>
            <w:pStyle w:val="Heading3"/>
            <w:ind w:firstLine="709"/>
          </w:pPr>
        </w:pPrChange>
      </w:pPr>
      <w:bookmarkStart w:name="_Toc216955746" w:id="493"/>
      <w:r>
        <w:rPr>
          <w:rFonts w:ascii="Arial" w:hAnsi="Arial" w:cs="Arial"/>
          <w:color w:val="auto"/>
          <w:sz w:val="24"/>
          <w:szCs w:val="24"/>
          <w:u w:val="single"/>
        </w:rPr>
        <w:t>3.5.1.</w:t>
      </w:r>
      <w:r w:rsidRPr="00FD00EE" w:rsidR="00635907">
        <w:rPr>
          <w:rFonts w:ascii="Arial" w:hAnsi="Arial" w:cs="Arial"/>
          <w:color w:val="auto"/>
          <w:sz w:val="24"/>
          <w:szCs w:val="24"/>
          <w:u w:val="single"/>
        </w:rPr>
        <w:t>Pollutant Data</w:t>
      </w:r>
      <w:bookmarkEnd w:id="493"/>
    </w:p>
    <w:p w:rsidR="00E647FE" w:rsidP="00242C61" w:rsidRDefault="00E647FE" w14:paraId="713EFA72" w14:textId="77777777">
      <w:pPr>
        <w:spacing w:line="360" w:lineRule="auto"/>
        <w:jc w:val="both"/>
        <w:rPr>
          <w:rFonts w:ascii="Arial" w:hAnsi="Arial" w:cs="Arial"/>
          <w:color w:val="000000" w:themeColor="text1"/>
        </w:rPr>
        <w:pPrChange w:author="Ana Cristina Machado Russo" w:date="2025-12-29T09:43:00Z" w16du:dateUtc="2025-12-29T09:43:00Z" w:id="494">
          <w:pPr>
            <w:spacing w:line="360" w:lineRule="auto"/>
          </w:pPr>
        </w:pPrChange>
      </w:pPr>
    </w:p>
    <w:p w:rsidR="008567E4" w:rsidP="00242C61" w:rsidRDefault="008567E4" w14:paraId="417F645D" w14:textId="77777777">
      <w:pPr>
        <w:spacing w:line="360" w:lineRule="auto"/>
        <w:jc w:val="both"/>
        <w:rPr>
          <w:rFonts w:ascii="Arial" w:hAnsi="Arial" w:cs="Arial"/>
          <w:color w:val="000000" w:themeColor="text1"/>
        </w:rPr>
        <w:pPrChange w:author="Ana Cristina Machado Russo" w:date="2025-12-29T09:43:00Z" w16du:dateUtc="2025-12-29T09:43:00Z" w:id="495">
          <w:pPr>
            <w:spacing w:line="360" w:lineRule="auto"/>
          </w:pPr>
        </w:pPrChange>
      </w:pPr>
    </w:p>
    <w:p w:rsidR="0057149B" w:rsidP="00242C61" w:rsidRDefault="008567E4" w14:paraId="77529C4D" w14:textId="67F3EF1E">
      <w:pPr>
        <w:pStyle w:val="Heading3"/>
        <w:numPr>
          <w:ilvl w:val="2"/>
          <w:numId w:val="4"/>
        </w:numPr>
        <w:jc w:val="both"/>
        <w:rPr>
          <w:rFonts w:ascii="Arial" w:hAnsi="Arial" w:cs="Arial"/>
          <w:bCs/>
          <w:color w:val="auto"/>
          <w:sz w:val="24"/>
          <w:szCs w:val="24"/>
          <w:u w:val="single"/>
        </w:rPr>
        <w:pPrChange w:author="Ana Cristina Machado Russo" w:date="2025-12-29T09:43:00Z" w16du:dateUtc="2025-12-29T09:43:00Z" w:id="496">
          <w:pPr>
            <w:pStyle w:val="Heading3"/>
            <w:numPr>
              <w:ilvl w:val="2"/>
              <w:numId w:val="4"/>
            </w:numPr>
            <w:ind w:left="1428" w:hanging="720"/>
          </w:pPr>
        </w:pPrChange>
      </w:pPr>
      <w:bookmarkStart w:name="_Toc216955747" w:id="497"/>
      <w:r>
        <w:rPr>
          <w:rFonts w:ascii="Arial" w:hAnsi="Arial" w:cs="Arial"/>
          <w:bCs/>
          <w:color w:val="auto"/>
          <w:sz w:val="24"/>
          <w:szCs w:val="24"/>
          <w:u w:val="single"/>
        </w:rPr>
        <w:t>Wildf</w:t>
      </w:r>
      <w:r w:rsidRPr="00FD00EE">
        <w:rPr>
          <w:rFonts w:ascii="Arial" w:hAnsi="Arial" w:cs="Arial"/>
          <w:bCs/>
          <w:color w:val="auto"/>
          <w:sz w:val="24"/>
          <w:szCs w:val="24"/>
          <w:u w:val="single"/>
        </w:rPr>
        <w:t>ire Data</w:t>
      </w:r>
      <w:bookmarkEnd w:id="497"/>
    </w:p>
    <w:p w:rsidR="00722034" w:rsidP="00242C61" w:rsidRDefault="00722034" w14:paraId="0F337BA1" w14:textId="77777777">
      <w:pPr>
        <w:spacing w:line="360" w:lineRule="auto"/>
        <w:jc w:val="both"/>
        <w:rPr>
          <w:rFonts w:ascii="Arial" w:hAnsi="Arial" w:cs="Arial"/>
          <w:color w:val="000000" w:themeColor="text1"/>
        </w:rPr>
        <w:pPrChange w:author="Ana Cristina Machado Russo" w:date="2025-12-29T09:43:00Z" w16du:dateUtc="2025-12-29T09:43:00Z" w:id="498">
          <w:pPr>
            <w:spacing w:line="360" w:lineRule="auto"/>
          </w:pPr>
        </w:pPrChange>
      </w:pPr>
    </w:p>
    <w:p w:rsidR="00BE336F" w:rsidP="00242C61" w:rsidRDefault="00BE336F" w14:paraId="6BD6623D" w14:textId="77777777">
      <w:pPr>
        <w:spacing w:line="360" w:lineRule="auto"/>
        <w:jc w:val="both"/>
        <w:rPr>
          <w:rFonts w:ascii="Arial" w:hAnsi="Arial" w:cs="Arial"/>
          <w:color w:val="000000" w:themeColor="text1"/>
        </w:rPr>
        <w:pPrChange w:author="Ana Cristina Machado Russo" w:date="2025-12-29T09:43:00Z" w16du:dateUtc="2025-12-29T09:43:00Z" w:id="499">
          <w:pPr>
            <w:spacing w:line="360" w:lineRule="auto"/>
          </w:pPr>
        </w:pPrChange>
      </w:pPr>
    </w:p>
    <w:p w:rsidR="00BE336F" w:rsidP="00242C61" w:rsidRDefault="00BE336F" w14:paraId="0F4374CD" w14:textId="038F2692">
      <w:pPr>
        <w:pStyle w:val="Heading3"/>
        <w:numPr>
          <w:ilvl w:val="2"/>
          <w:numId w:val="4"/>
        </w:numPr>
        <w:jc w:val="both"/>
        <w:rPr>
          <w:rFonts w:ascii="Arial" w:hAnsi="Arial" w:cs="Arial"/>
          <w:bCs/>
          <w:color w:val="auto"/>
          <w:sz w:val="24"/>
          <w:szCs w:val="24"/>
          <w:u w:val="single"/>
        </w:rPr>
        <w:pPrChange w:author="Ana Cristina Machado Russo" w:date="2025-12-29T09:43:00Z" w16du:dateUtc="2025-12-29T09:43:00Z" w:id="500">
          <w:pPr>
            <w:pStyle w:val="Heading3"/>
            <w:numPr>
              <w:ilvl w:val="2"/>
              <w:numId w:val="4"/>
            </w:numPr>
            <w:ind w:left="1428" w:hanging="720"/>
          </w:pPr>
        </w:pPrChange>
      </w:pPr>
      <w:r>
        <w:rPr>
          <w:rFonts w:ascii="Arial" w:hAnsi="Arial" w:cs="Arial"/>
          <w:bCs/>
          <w:color w:val="auto"/>
          <w:sz w:val="24"/>
          <w:szCs w:val="24"/>
          <w:u w:val="single"/>
        </w:rPr>
        <w:t>Meteorological</w:t>
      </w:r>
      <w:r w:rsidRPr="00FD00EE">
        <w:rPr>
          <w:rFonts w:ascii="Arial" w:hAnsi="Arial" w:cs="Arial"/>
          <w:bCs/>
          <w:color w:val="auto"/>
          <w:sz w:val="24"/>
          <w:szCs w:val="24"/>
          <w:u w:val="single"/>
        </w:rPr>
        <w:t xml:space="preserve"> Data</w:t>
      </w:r>
    </w:p>
    <w:p w:rsidR="00BE336F" w:rsidP="00242C61" w:rsidRDefault="00BE336F" w14:paraId="1F58084F" w14:textId="77777777">
      <w:pPr>
        <w:spacing w:line="360" w:lineRule="auto"/>
        <w:jc w:val="both"/>
        <w:rPr>
          <w:rFonts w:ascii="Arial" w:hAnsi="Arial" w:cs="Arial"/>
          <w:color w:val="000000" w:themeColor="text1"/>
        </w:rPr>
        <w:pPrChange w:author="Ana Cristina Machado Russo" w:date="2025-12-29T09:43:00Z" w16du:dateUtc="2025-12-29T09:43:00Z" w:id="501">
          <w:pPr>
            <w:spacing w:line="360" w:lineRule="auto"/>
          </w:pPr>
        </w:pPrChange>
      </w:pPr>
    </w:p>
    <w:p w:rsidR="00BE336F" w:rsidP="00242C61" w:rsidRDefault="00BE336F" w14:paraId="4B367846" w14:textId="77777777">
      <w:pPr>
        <w:spacing w:line="360" w:lineRule="auto"/>
        <w:jc w:val="both"/>
        <w:rPr>
          <w:rFonts w:ascii="Arial" w:hAnsi="Arial" w:cs="Arial"/>
          <w:color w:val="000000" w:themeColor="text1"/>
        </w:rPr>
        <w:pPrChange w:author="Ana Cristina Machado Russo" w:date="2025-12-29T09:43:00Z" w16du:dateUtc="2025-12-29T09:43:00Z" w:id="502">
          <w:pPr>
            <w:spacing w:line="360" w:lineRule="auto"/>
          </w:pPr>
        </w:pPrChange>
      </w:pPr>
    </w:p>
    <w:p w:rsidRPr="008B5D1D" w:rsidR="00C105B2" w:rsidP="00242C61" w:rsidRDefault="00C105B2" w14:paraId="6E18EAF7" w14:textId="72D3FEEE">
      <w:pPr>
        <w:spacing w:line="360" w:lineRule="auto"/>
        <w:jc w:val="both"/>
        <w:rPr>
          <w:rFonts w:ascii="Arial" w:hAnsi="Arial" w:cs="Arial"/>
          <w:color w:val="000000" w:themeColor="text1"/>
        </w:rPr>
        <w:pPrChange w:author="Ana Cristina Machado Russo" w:date="2025-12-29T09:43:00Z" w16du:dateUtc="2025-12-29T09:43:00Z" w:id="503">
          <w:pPr>
            <w:spacing w:line="360" w:lineRule="auto"/>
          </w:pPr>
        </w:pPrChange>
      </w:pPr>
      <w:r w:rsidRPr="008B5D1D">
        <w:rPr>
          <w:rFonts w:ascii="Arial" w:hAnsi="Arial" w:cs="Arial"/>
          <w:color w:val="000000" w:themeColor="text1"/>
        </w:rPr>
        <w:br w:type="page"/>
      </w:r>
    </w:p>
    <w:p w:rsidRPr="008B5D1D" w:rsidR="00354D7E" w:rsidP="00242C61" w:rsidRDefault="001E4673" w14:paraId="1DDF09B0" w14:textId="1E6E03C1">
      <w:pPr>
        <w:pStyle w:val="Heading1"/>
        <w:spacing w:line="360" w:lineRule="auto"/>
        <w:jc w:val="both"/>
        <w:rPr>
          <w:rFonts w:ascii="Arial" w:hAnsi="Arial" w:cs="Arial"/>
          <w:color w:val="000000" w:themeColor="text1"/>
          <w:sz w:val="28"/>
          <w:szCs w:val="28"/>
        </w:rPr>
        <w:pPrChange w:author="Ana Cristina Machado Russo" w:date="2025-12-29T09:43:00Z" w16du:dateUtc="2025-12-29T09:43:00Z" w:id="504">
          <w:pPr>
            <w:pStyle w:val="Heading1"/>
            <w:spacing w:line="360" w:lineRule="auto"/>
          </w:pPr>
        </w:pPrChange>
      </w:pPr>
      <w:bookmarkStart w:name="_Toc216955748" w:id="505"/>
      <w:r>
        <w:rPr>
          <w:rFonts w:ascii="Arial" w:hAnsi="Arial" w:cs="Arial"/>
          <w:color w:val="000000" w:themeColor="text1"/>
          <w:sz w:val="28"/>
          <w:szCs w:val="28"/>
        </w:rPr>
        <w:t>4.</w:t>
      </w:r>
      <w:r w:rsidRPr="008B5D1D" w:rsidR="00354D7E">
        <w:rPr>
          <w:rFonts w:ascii="Arial" w:hAnsi="Arial" w:cs="Arial"/>
          <w:color w:val="000000" w:themeColor="text1"/>
          <w:sz w:val="28"/>
          <w:szCs w:val="28"/>
        </w:rPr>
        <w:t>Methodology</w:t>
      </w:r>
      <w:bookmarkEnd w:id="505"/>
    </w:p>
    <w:p w:rsidRPr="008B5D1D" w:rsidR="00A00438" w:rsidP="00242C61" w:rsidRDefault="00A00438" w14:paraId="0ADE71F7" w14:textId="65C46334">
      <w:pPr>
        <w:spacing w:line="360" w:lineRule="auto"/>
        <w:jc w:val="both"/>
        <w:rPr>
          <w:rFonts w:ascii="Arial" w:hAnsi="Arial" w:cs="Arial"/>
          <w:bCs/>
        </w:rPr>
        <w:pPrChange w:author="Ana Cristina Machado Russo" w:date="2025-12-29T09:43:00Z" w16du:dateUtc="2025-12-29T09:43:00Z" w:id="506">
          <w:pPr>
            <w:spacing w:line="360" w:lineRule="auto"/>
          </w:pPr>
        </w:pPrChange>
      </w:pPr>
      <w:commentRangeStart w:id="507"/>
      <w:r w:rsidRPr="008B5D1D">
        <w:rPr>
          <w:rFonts w:ascii="Arial" w:hAnsi="Arial" w:cs="Arial"/>
          <w:bCs/>
        </w:rPr>
        <w:t xml:space="preserve">Machine learning (ML) is a subset of artificial intelligence (AI) that allows systems to learn from data and improve their performance over time without explicit programming, playing a crucial role in extracting insights, detecting patterns, and automating processes across different topics. While all ML is considered AI, not all AI encompasses machine learning. As data generation grows exponentially, ML helps businesses analyse vast and large datasets to uncover trends and make predictions. It encompasses different learning types, including supervised, unsupervised, semi-supervised, and reinforcement learning – each suited for different tasks. </w:t>
      </w:r>
      <w:r w:rsidRPr="008B5D1D">
        <w:rPr>
          <w:rFonts w:ascii="Arial" w:hAnsi="Arial" w:cs="Arial"/>
          <w:b/>
          <w:bCs/>
        </w:rPr>
        <w:t>Supervised learning</w:t>
      </w:r>
      <w:r w:rsidRPr="008B5D1D">
        <w:rPr>
          <w:rFonts w:ascii="Arial" w:hAnsi="Arial" w:cs="Arial"/>
          <w:bCs/>
        </w:rPr>
        <w:t xml:space="preserve"> relies on labelled data to train models, such as predicting wildfire occurrences based on historical data and meteorological variables, while </w:t>
      </w:r>
      <w:r w:rsidRPr="008B5D1D">
        <w:rPr>
          <w:rFonts w:ascii="Arial" w:hAnsi="Arial" w:cs="Arial"/>
          <w:b/>
          <w:bCs/>
        </w:rPr>
        <w:t>unsupervised learning</w:t>
      </w:r>
      <w:r w:rsidRPr="008B5D1D">
        <w:rPr>
          <w:rFonts w:ascii="Arial" w:hAnsi="Arial" w:cs="Arial"/>
          <w:bCs/>
        </w:rPr>
        <w:t xml:space="preserve"> identifies patterns and clusters in unlabelled data, like grouping areas with similar wildfire risk levels. </w:t>
      </w:r>
      <w:r w:rsidRPr="008B5D1D">
        <w:rPr>
          <w:rFonts w:ascii="Arial" w:hAnsi="Arial" w:cs="Arial"/>
          <w:b/>
          <w:bCs/>
        </w:rPr>
        <w:t>Semi-supervised learning</w:t>
      </w:r>
      <w:r w:rsidRPr="008B5D1D">
        <w:rPr>
          <w:rFonts w:ascii="Arial" w:hAnsi="Arial" w:cs="Arial"/>
          <w:bCs/>
        </w:rPr>
        <w:t xml:space="preserve"> combines both approaches to reduce labelling costs, iteratively improving models with pseudo-labelling. </w:t>
      </w:r>
      <w:r w:rsidRPr="008B5D1D">
        <w:rPr>
          <w:rFonts w:ascii="Arial" w:hAnsi="Arial" w:cs="Arial"/>
          <w:b/>
          <w:bCs/>
        </w:rPr>
        <w:t>Reinforcement learning</w:t>
      </w:r>
      <w:r w:rsidRPr="008B5D1D">
        <w:rPr>
          <w:rFonts w:ascii="Arial" w:hAnsi="Arial" w:cs="Arial"/>
          <w:bCs/>
        </w:rPr>
        <w:t xml:space="preserve">, on the other hand, involves trial-and-error learning with feedback, commonly used in optimizing fire suppression strategies or assessing the effectiveness of air quality control measures during wildfire events. ML uses algorithms like </w:t>
      </w:r>
      <w:r w:rsidRPr="008B5D1D">
        <w:rPr>
          <w:rFonts w:ascii="Arial" w:hAnsi="Arial" w:cs="Arial"/>
          <w:b/>
          <w:bCs/>
        </w:rPr>
        <w:t>neural networks</w:t>
      </w:r>
      <w:r w:rsidRPr="008B5D1D">
        <w:rPr>
          <w:rFonts w:ascii="Arial" w:hAnsi="Arial" w:cs="Arial"/>
          <w:bCs/>
        </w:rPr>
        <w:t xml:space="preserve">, which mimic the human brain to analyse complex data like images; </w:t>
      </w:r>
      <w:r w:rsidRPr="008B5D1D">
        <w:rPr>
          <w:rFonts w:ascii="Arial" w:hAnsi="Arial" w:cs="Arial"/>
          <w:b/>
          <w:bCs/>
        </w:rPr>
        <w:t>linear regression</w:t>
      </w:r>
      <w:r w:rsidRPr="008B5D1D">
        <w:rPr>
          <w:rFonts w:ascii="Arial" w:hAnsi="Arial" w:cs="Arial"/>
          <w:bCs/>
        </w:rPr>
        <w:t xml:space="preserve">, that predicts continuous outcomes by fitting a line to data points but may struggle with non-linear relationships; </w:t>
      </w:r>
      <w:r w:rsidRPr="008B5D1D">
        <w:rPr>
          <w:rFonts w:ascii="Arial" w:hAnsi="Arial" w:cs="Arial"/>
          <w:b/>
          <w:bCs/>
        </w:rPr>
        <w:t>logic regression</w:t>
      </w:r>
      <w:r w:rsidRPr="008B5D1D">
        <w:rPr>
          <w:rFonts w:ascii="Arial" w:hAnsi="Arial" w:cs="Arial"/>
          <w:bCs/>
        </w:rPr>
        <w:t xml:space="preserve">, used for binary outcomes like wildfire-induced health impacts; </w:t>
      </w:r>
      <w:r w:rsidRPr="008B5D1D">
        <w:rPr>
          <w:rFonts w:ascii="Arial" w:hAnsi="Arial" w:cs="Arial"/>
          <w:b/>
          <w:bCs/>
        </w:rPr>
        <w:t>clustering</w:t>
      </w:r>
      <w:r w:rsidRPr="008B5D1D">
        <w:rPr>
          <w:rFonts w:ascii="Arial" w:hAnsi="Arial" w:cs="Arial"/>
          <w:bCs/>
        </w:rPr>
        <w:t xml:space="preserve">, an unsupervised method that groups similar data points into clusters for tasks like mapping areas with similar air pollution profiles due to wildfires; </w:t>
      </w:r>
      <w:r w:rsidRPr="008B5D1D">
        <w:rPr>
          <w:rFonts w:ascii="Arial" w:hAnsi="Arial" w:cs="Arial"/>
          <w:b/>
          <w:bCs/>
        </w:rPr>
        <w:t>decision trees</w:t>
      </w:r>
      <w:r w:rsidRPr="008B5D1D">
        <w:rPr>
          <w:rFonts w:ascii="Arial" w:hAnsi="Arial" w:cs="Arial"/>
          <w:bCs/>
        </w:rPr>
        <w:t xml:space="preserve">, which make predictions using simple if-then rules; and </w:t>
      </w:r>
      <w:r w:rsidRPr="008B5D1D">
        <w:rPr>
          <w:rFonts w:ascii="Arial" w:hAnsi="Arial" w:cs="Arial"/>
          <w:b/>
          <w:bCs/>
        </w:rPr>
        <w:t>random forests</w:t>
      </w:r>
      <w:r w:rsidRPr="008B5D1D">
        <w:rPr>
          <w:rFonts w:ascii="Arial" w:hAnsi="Arial" w:cs="Arial"/>
          <w:bCs/>
        </w:rPr>
        <w:t xml:space="preserve">, an ensemble of decision trees that improve prediction accuracy by addressing limitation like overfitting. By training algorithms on data, ML models identify complex relationships, enabling automatic pattern discovery, predictive analysis and large-scale data processing. This makes it crucial to select the right learning approach based on data structure, resources, and application needs </w:t>
      </w:r>
      <w:sdt>
        <w:sdtPr>
          <w:rPr>
            <w:rFonts w:ascii="Arial" w:hAnsi="Arial" w:cs="Arial"/>
            <w:bCs/>
            <w:color w:val="2F5496" w:themeColor="accent1" w:themeShade="BF"/>
          </w:rPr>
          <w:id w:val="-926885646"/>
          <w:citation/>
        </w:sdtPr>
        <w:sdtEndPr>
          <w:rPr>
            <w:color w:val="auto"/>
          </w:r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CITATION Che \l 2070 </w:instrText>
          </w:r>
          <w:r w:rsidRPr="008B5D1D">
            <w:rPr>
              <w:rFonts w:ascii="Arial" w:hAnsi="Arial" w:cs="Arial"/>
              <w:bCs/>
              <w:color w:val="2F5496" w:themeColor="accent1" w:themeShade="BF"/>
            </w:rPr>
            <w:fldChar w:fldCharType="separate"/>
          </w:r>
          <w:r w:rsidRPr="008B5D1D" w:rsidR="00D030EA">
            <w:rPr>
              <w:rFonts w:ascii="Arial" w:hAnsi="Arial" w:cs="Arial"/>
              <w:color w:val="2F5496" w:themeColor="accent1" w:themeShade="BF"/>
            </w:rPr>
            <w:t>(Chen, 2024)</w:t>
          </w:r>
          <w:r w:rsidRPr="008B5D1D">
            <w:rPr>
              <w:rFonts w:ascii="Arial" w:hAnsi="Arial" w:cs="Arial"/>
              <w:bCs/>
              <w:color w:val="2F5496" w:themeColor="accent1" w:themeShade="BF"/>
            </w:rPr>
            <w:fldChar w:fldCharType="end"/>
          </w:r>
        </w:sdtContent>
      </w:sdt>
      <w:r w:rsidRPr="008B5D1D">
        <w:rPr>
          <w:rFonts w:ascii="Arial" w:hAnsi="Arial" w:cs="Arial"/>
          <w:bCs/>
        </w:rPr>
        <w:t>.</w:t>
      </w:r>
      <w:commentRangeEnd w:id="507"/>
      <w:r w:rsidRPr="008B5D1D" w:rsidR="00242C61">
        <w:rPr>
          <w:rStyle w:val="CommentReference"/>
          <w:rFonts w:ascii="Arial" w:hAnsi="Arial" w:cs="Arial"/>
          <w:bCs/>
          <w:sz w:val="22"/>
          <w:szCs w:val="22"/>
        </w:rPr>
        <w:commentReference w:id="507"/>
      </w:r>
    </w:p>
    <w:p w:rsidRPr="008B5D1D" w:rsidR="003F2B93" w:rsidP="00242C61" w:rsidRDefault="003F2B93" w14:paraId="4AFE1F8D" w14:textId="24C4388B">
      <w:pPr>
        <w:spacing w:line="360" w:lineRule="auto"/>
        <w:jc w:val="both"/>
        <w:rPr>
          <w:rFonts w:ascii="Arial" w:hAnsi="Arial" w:cs="Arial"/>
          <w:bCs/>
        </w:rPr>
        <w:pPrChange w:author="Ana Cristina Machado Russo" w:date="2025-12-29T09:43:00Z" w16du:dateUtc="2025-12-29T09:43:00Z" w:id="508">
          <w:pPr>
            <w:spacing w:line="360" w:lineRule="auto"/>
          </w:pPr>
        </w:pPrChange>
      </w:pPr>
      <w:r w:rsidRPr="008B5D1D">
        <w:rPr>
          <w:rFonts w:ascii="Arial" w:hAnsi="Arial" w:cs="Arial"/>
          <w:bCs/>
        </w:rPr>
        <w:t xml:space="preserve">Machine learning models are built by training statistical algorithms on data rather than relying on predefined rules. The development process follows key steps: (1) </w:t>
      </w:r>
      <w:r w:rsidRPr="008B5D1D">
        <w:rPr>
          <w:rFonts w:ascii="Arial" w:hAnsi="Arial" w:cs="Arial"/>
          <w:b/>
          <w:bCs/>
        </w:rPr>
        <w:t>Data collection</w:t>
      </w:r>
      <w:r w:rsidRPr="008B5D1D">
        <w:rPr>
          <w:rFonts w:ascii="Arial" w:hAnsi="Arial" w:cs="Arial"/>
          <w:bCs/>
        </w:rPr>
        <w:t xml:space="preserve"> – gathering and evaluating high-quality data, which may require extensive preprocessing and labelling; (2) </w:t>
      </w:r>
      <w:r w:rsidRPr="008B5D1D">
        <w:rPr>
          <w:rFonts w:ascii="Arial" w:hAnsi="Arial" w:cs="Arial"/>
          <w:b/>
          <w:bCs/>
        </w:rPr>
        <w:t>Algorithm selection</w:t>
      </w:r>
      <w:r w:rsidRPr="008B5D1D">
        <w:rPr>
          <w:rFonts w:ascii="Arial" w:hAnsi="Arial" w:cs="Arial"/>
          <w:bCs/>
        </w:rPr>
        <w:t xml:space="preserve"> – choosing the appropriate approach (supervised, unsupervised, semi-supervised, or reinforcement learning) based on the problem; (3) </w:t>
      </w:r>
      <w:r w:rsidRPr="008B5D1D">
        <w:rPr>
          <w:rFonts w:ascii="Arial" w:hAnsi="Arial" w:cs="Arial"/>
          <w:b/>
          <w:bCs/>
        </w:rPr>
        <w:t>Data preparation</w:t>
      </w:r>
      <w:r w:rsidRPr="008B5D1D">
        <w:rPr>
          <w:rFonts w:ascii="Arial" w:hAnsi="Arial" w:cs="Arial"/>
          <w:bCs/>
        </w:rPr>
        <w:t xml:space="preserve"> – cleaning, transforming, and structing data for efficient processing; (4) </w:t>
      </w:r>
      <w:r w:rsidRPr="008B5D1D">
        <w:rPr>
          <w:rFonts w:ascii="Arial" w:hAnsi="Arial" w:cs="Arial"/>
          <w:b/>
          <w:bCs/>
        </w:rPr>
        <w:t>Model training</w:t>
      </w:r>
      <w:r w:rsidRPr="008B5D1D">
        <w:rPr>
          <w:rFonts w:ascii="Arial" w:hAnsi="Arial" w:cs="Arial"/>
          <w:bCs/>
        </w:rPr>
        <w:t xml:space="preserve"> – feeding the data into the algorithm, adjusting hyperparameters, and iterating to improve performance; (5) </w:t>
      </w:r>
      <w:r w:rsidRPr="008B5D1D">
        <w:rPr>
          <w:rFonts w:ascii="Arial" w:hAnsi="Arial" w:cs="Arial"/>
          <w:b/>
          <w:bCs/>
        </w:rPr>
        <w:t>Performance assessment</w:t>
      </w:r>
      <w:r w:rsidRPr="008B5D1D">
        <w:rPr>
          <w:rFonts w:ascii="Arial" w:hAnsi="Arial" w:cs="Arial"/>
          <w:bCs/>
        </w:rPr>
        <w:t xml:space="preserve"> – evaluating accuracy using test data and refining the model accordingly; (6) </w:t>
      </w:r>
      <w:r w:rsidRPr="008B5D1D">
        <w:rPr>
          <w:rFonts w:ascii="Arial" w:hAnsi="Arial" w:cs="Arial"/>
          <w:b/>
        </w:rPr>
        <w:t>Fine-tuning</w:t>
      </w:r>
      <w:r w:rsidRPr="008B5D1D">
        <w:rPr>
          <w:rFonts w:ascii="Arial" w:hAnsi="Arial" w:cs="Arial"/>
          <w:bCs/>
        </w:rPr>
        <w:t xml:space="preserve"> – further optimizing parameters and incorporating domain-specific data; (7) </w:t>
      </w:r>
      <w:r w:rsidRPr="008B5D1D">
        <w:rPr>
          <w:rFonts w:ascii="Arial" w:hAnsi="Arial" w:cs="Arial"/>
          <w:b/>
          <w:bCs/>
        </w:rPr>
        <w:t>Deployment and monitoring</w:t>
      </w:r>
      <w:r w:rsidRPr="008B5D1D">
        <w:rPr>
          <w:rFonts w:ascii="Arial" w:hAnsi="Arial" w:cs="Arial"/>
          <w:bCs/>
        </w:rPr>
        <w:t xml:space="preserve"> – integrating the model </w:t>
      </w:r>
      <w:r w:rsidRPr="008B5D1D">
        <w:rPr>
          <w:rFonts w:ascii="Arial" w:hAnsi="Arial" w:cs="Arial"/>
          <w:bCs/>
        </w:rPr>
        <w:t xml:space="preserve">into real-world application, tracking its performance, and making periodic updates to maintain accuracy and relevance. Continuous evaluation ensures that models remain effective and aligned with business or research objectives </w:t>
      </w:r>
      <w:sdt>
        <w:sdtPr>
          <w:rPr>
            <w:rFonts w:ascii="Arial" w:hAnsi="Arial" w:cs="Arial"/>
            <w:bCs/>
          </w:rPr>
          <w:id w:val="-558009045"/>
          <w:citation/>
        </w:sdtPr>
        <w:sdtEndPr>
          <w:rPr>
            <w:color w:val="2F5496" w:themeColor="accent1" w:themeShade="BF"/>
          </w:rPr>
        </w:sdtEnd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 CITATION Che \l 2070 </w:instrText>
          </w:r>
          <w:r w:rsidRPr="008B5D1D">
            <w:rPr>
              <w:rFonts w:ascii="Arial" w:hAnsi="Arial" w:cs="Arial"/>
              <w:bCs/>
              <w:color w:val="2F5496" w:themeColor="accent1" w:themeShade="BF"/>
            </w:rPr>
            <w:fldChar w:fldCharType="separate"/>
          </w:r>
          <w:r w:rsidRPr="008B5D1D" w:rsidR="00D030EA">
            <w:rPr>
              <w:rFonts w:ascii="Arial" w:hAnsi="Arial" w:cs="Arial"/>
              <w:color w:val="2F5496" w:themeColor="accent1" w:themeShade="BF"/>
            </w:rPr>
            <w:t>(Chen, 2024)</w:t>
          </w:r>
          <w:r w:rsidRPr="008B5D1D">
            <w:rPr>
              <w:rFonts w:ascii="Arial" w:hAnsi="Arial" w:cs="Arial"/>
              <w:bCs/>
              <w:color w:val="2F5496" w:themeColor="accent1" w:themeShade="BF"/>
            </w:rPr>
            <w:fldChar w:fldCharType="end"/>
          </w:r>
        </w:sdtContent>
      </w:sdt>
      <w:r w:rsidRPr="008B5D1D">
        <w:rPr>
          <w:rFonts w:ascii="Arial" w:hAnsi="Arial" w:cs="Arial"/>
          <w:bCs/>
        </w:rPr>
        <w:t>.</w:t>
      </w:r>
    </w:p>
    <w:p w:rsidRPr="008B5D1D" w:rsidR="00E731C8" w:rsidP="00242C61" w:rsidRDefault="000A0120" w14:paraId="39793BB6" w14:textId="20A05DD0">
      <w:pPr>
        <w:spacing w:line="360" w:lineRule="auto"/>
        <w:jc w:val="both"/>
        <w:rPr>
          <w:rFonts w:ascii="Arial" w:hAnsi="Arial" w:cs="Arial"/>
          <w:bCs/>
          <w:color w:val="2F5496" w:themeColor="accent1" w:themeShade="BF"/>
        </w:rPr>
        <w:pPrChange w:author="Ana Cristina Machado Russo" w:date="2025-12-29T09:43:00Z" w16du:dateUtc="2025-12-29T09:43:00Z" w:id="509">
          <w:pPr>
            <w:spacing w:line="360" w:lineRule="auto"/>
          </w:pPr>
        </w:pPrChange>
      </w:pPr>
      <w:commentRangeStart w:id="510"/>
      <w:r w:rsidRPr="008B5D1D">
        <w:rPr>
          <w:rFonts w:ascii="Arial" w:hAnsi="Arial" w:cs="Arial"/>
          <w:bCs/>
        </w:rPr>
        <w:t>Atmospheric dispersion models are mathematical models used to simulate how air pollutants (gases and particles) spread in the atmosphere. These models take into account meteorological conditions, chemical reactions, and physical dispersion processes to estimate pollutant concentrations at different locations. There are two main types of dispersion models: Gaussian models used for local, near-source dispersion (e.g., air pollution from traffic); Eulerian and Lagrangian models that are used for regional or global scales, incorporating meteorological and chemistry</w:t>
      </w:r>
      <w:r w:rsidRPr="008B5D1D">
        <w:rPr>
          <w:rFonts w:ascii="Arial" w:hAnsi="Arial" w:cs="Arial"/>
          <w:bCs/>
          <w:color w:val="2F5496" w:themeColor="accent1" w:themeShade="BF"/>
        </w:rPr>
        <w:t xml:space="preserve"> </w:t>
      </w:r>
      <w:sdt>
        <w:sdtPr>
          <w:rPr>
            <w:rFonts w:ascii="Arial" w:hAnsi="Arial" w:cs="Arial"/>
            <w:bCs/>
            <w:color w:val="2F5496" w:themeColor="accent1" w:themeShade="BF"/>
          </w:rPr>
          <w:id w:val="-1404292778"/>
          <w:citation/>
        </w:sdtPr>
        <w:sdtContent>
          <w:r w:rsidRPr="008B5D1D">
            <w:rPr>
              <w:rFonts w:ascii="Arial" w:hAnsi="Arial" w:cs="Arial"/>
              <w:bCs/>
              <w:color w:val="2F5496" w:themeColor="accent1" w:themeShade="BF"/>
            </w:rPr>
            <w:fldChar w:fldCharType="begin"/>
          </w:r>
          <w:r w:rsidRPr="008B5D1D">
            <w:rPr>
              <w:rFonts w:ascii="Arial" w:hAnsi="Arial" w:cs="Arial"/>
              <w:bCs/>
              <w:color w:val="2F5496" w:themeColor="accent1" w:themeShade="BF"/>
            </w:rPr>
            <w:instrText xml:space="preserve"> CITATION Hol06 \l 2070 </w:instrText>
          </w:r>
          <w:r w:rsidRPr="008B5D1D">
            <w:rPr>
              <w:rFonts w:ascii="Arial" w:hAnsi="Arial" w:cs="Arial"/>
              <w:bCs/>
              <w:color w:val="2F5496" w:themeColor="accent1" w:themeShade="BF"/>
            </w:rPr>
            <w:fldChar w:fldCharType="separate"/>
          </w:r>
          <w:r w:rsidRPr="008B5D1D">
            <w:rPr>
              <w:rFonts w:ascii="Arial" w:hAnsi="Arial" w:cs="Arial"/>
              <w:color w:val="2F5496" w:themeColor="accent1" w:themeShade="BF"/>
            </w:rPr>
            <w:t>(Holmes &amp; Morawska, 2006)</w:t>
          </w:r>
          <w:r w:rsidRPr="008B5D1D">
            <w:rPr>
              <w:rFonts w:ascii="Arial" w:hAnsi="Arial" w:cs="Arial"/>
              <w:bCs/>
              <w:color w:val="2F5496" w:themeColor="accent1" w:themeShade="BF"/>
            </w:rPr>
            <w:fldChar w:fldCharType="end"/>
          </w:r>
        </w:sdtContent>
      </w:sdt>
      <w:r w:rsidRPr="008B5D1D">
        <w:rPr>
          <w:rFonts w:ascii="Arial" w:hAnsi="Arial" w:cs="Arial"/>
          <w:bCs/>
          <w:color w:val="2F5496" w:themeColor="accent1" w:themeShade="BF"/>
        </w:rPr>
        <w:t>.</w:t>
      </w:r>
      <w:commentRangeEnd w:id="510"/>
      <w:r w:rsidRPr="008B5D1D" w:rsidR="00242C61">
        <w:rPr>
          <w:rStyle w:val="CommentReference"/>
          <w:rFonts w:ascii="Arial" w:hAnsi="Arial" w:cs="Arial"/>
          <w:bCs/>
          <w:color w:val="2F5496" w:themeColor="accent1" w:themeShade="BF"/>
          <w:sz w:val="22"/>
          <w:szCs w:val="22"/>
        </w:rPr>
        <w:commentReference w:id="510"/>
      </w:r>
    </w:p>
    <w:p w:rsidRPr="008B5D1D" w:rsidR="00E82F91" w:rsidP="00242C61" w:rsidRDefault="00E82F91" w14:paraId="06E15A20" w14:textId="77777777">
      <w:pPr>
        <w:spacing w:line="360" w:lineRule="auto"/>
        <w:jc w:val="both"/>
        <w:rPr>
          <w:rFonts w:ascii="Arial" w:hAnsi="Arial" w:cs="Arial"/>
          <w:bCs/>
        </w:rPr>
        <w:pPrChange w:author="Ana Cristina Machado Russo" w:date="2025-12-29T09:43:00Z" w16du:dateUtc="2025-12-29T09:43:00Z" w:id="511">
          <w:pPr>
            <w:spacing w:line="360" w:lineRule="auto"/>
          </w:pPr>
        </w:pPrChange>
      </w:pPr>
    </w:p>
    <w:p w:rsidRPr="008B5D1D" w:rsidR="00311E23" w:rsidP="00242C61" w:rsidRDefault="00311E23" w14:paraId="276C43D9" w14:textId="7D97893F">
      <w:pPr>
        <w:spacing w:line="360" w:lineRule="auto"/>
        <w:jc w:val="both"/>
        <w:rPr>
          <w:rFonts w:ascii="Arial" w:hAnsi="Arial" w:cs="Arial"/>
          <w:color w:val="000000" w:themeColor="text1"/>
        </w:rPr>
        <w:pPrChange w:author="Ana Cristina Machado Russo" w:date="2025-12-29T09:43:00Z" w16du:dateUtc="2025-12-29T09:43:00Z" w:id="512">
          <w:pPr>
            <w:spacing w:line="360" w:lineRule="auto"/>
          </w:pPr>
        </w:pPrChange>
      </w:pPr>
      <w:r w:rsidRPr="008B5D1D">
        <w:rPr>
          <w:rFonts w:ascii="Arial" w:hAnsi="Arial" w:cs="Arial"/>
          <w:color w:val="000000" w:themeColor="text1"/>
        </w:rPr>
        <w:t>Model Development:</w:t>
      </w:r>
    </w:p>
    <w:p w:rsidRPr="008B5D1D" w:rsidR="00311E23" w:rsidP="00242C61" w:rsidRDefault="00311E23" w14:paraId="69E1DE7B" w14:textId="0DE20E5F">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13">
          <w:pPr>
            <w:pStyle w:val="ListParagraph"/>
            <w:numPr>
              <w:numId w:val="1"/>
            </w:numPr>
            <w:spacing w:line="360" w:lineRule="auto"/>
            <w:ind w:hanging="360"/>
          </w:pPr>
        </w:pPrChange>
      </w:pPr>
      <w:r w:rsidRPr="008B5D1D">
        <w:rPr>
          <w:rFonts w:ascii="Arial" w:hAnsi="Arial" w:cs="Arial"/>
          <w:color w:val="000000" w:themeColor="text1"/>
        </w:rPr>
        <w:t>Supervised Machine Learning Models: Implement and compare models (e.g., Random Forests, XGBoost, and Neural Networks) to classify pollution events and identify anomalies related to wildfire smoke.</w:t>
      </w:r>
    </w:p>
    <w:p w:rsidRPr="008B5D1D" w:rsidR="00311E23" w:rsidP="00242C61" w:rsidRDefault="00311E23" w14:paraId="01968A1C" w14:textId="3EAF7592">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14">
          <w:pPr>
            <w:pStyle w:val="ListParagraph"/>
            <w:numPr>
              <w:numId w:val="1"/>
            </w:numPr>
            <w:spacing w:line="360" w:lineRule="auto"/>
            <w:ind w:hanging="360"/>
          </w:pPr>
        </w:pPrChange>
      </w:pPr>
      <w:r w:rsidRPr="008B5D1D">
        <w:rPr>
          <w:rFonts w:ascii="Arial" w:hAnsi="Arial" w:cs="Arial"/>
          <w:color w:val="000000" w:themeColor="text1"/>
        </w:rPr>
        <w:t>Spatial and Temporal Analysis: Use geospatial tools to map the spatial reach of pollution plumes, identifying the temporal dynamics of smoke dispersal patterns.</w:t>
      </w:r>
    </w:p>
    <w:p w:rsidRPr="008B5D1D" w:rsidR="00311E23" w:rsidP="00242C61" w:rsidRDefault="00311E23" w14:paraId="499DB106" w14:textId="0454742D">
      <w:pPr>
        <w:spacing w:line="360" w:lineRule="auto"/>
        <w:jc w:val="both"/>
        <w:rPr>
          <w:rFonts w:ascii="Arial" w:hAnsi="Arial" w:cs="Arial"/>
          <w:color w:val="000000" w:themeColor="text1"/>
        </w:rPr>
        <w:pPrChange w:author="Ana Cristina Machado Russo" w:date="2025-12-29T09:43:00Z" w16du:dateUtc="2025-12-29T09:43:00Z" w:id="515">
          <w:pPr>
            <w:spacing w:line="360" w:lineRule="auto"/>
          </w:pPr>
        </w:pPrChange>
      </w:pPr>
      <w:r w:rsidRPr="008B5D1D">
        <w:rPr>
          <w:rFonts w:ascii="Arial" w:hAnsi="Arial" w:cs="Arial"/>
          <w:color w:val="000000" w:themeColor="text1"/>
        </w:rPr>
        <w:t>Evaluation and Validation:</w:t>
      </w:r>
    </w:p>
    <w:p w:rsidRPr="008B5D1D" w:rsidR="00C34F46" w:rsidP="00242C61" w:rsidRDefault="00311E23" w14:paraId="037D3557" w14:textId="77777777">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16">
          <w:pPr>
            <w:pStyle w:val="ListParagraph"/>
            <w:numPr>
              <w:numId w:val="1"/>
            </w:numPr>
            <w:spacing w:line="360" w:lineRule="auto"/>
            <w:ind w:hanging="360"/>
          </w:pPr>
        </w:pPrChange>
      </w:pPr>
      <w:r w:rsidRPr="008B5D1D">
        <w:rPr>
          <w:rFonts w:ascii="Arial" w:hAnsi="Arial" w:cs="Arial"/>
          <w:color w:val="000000" w:themeColor="text1"/>
        </w:rPr>
        <w:t>Validate the model using metrics such as accuracy, F1-score, and area under the curve (AUC) for classification tasks.</w:t>
      </w:r>
    </w:p>
    <w:p w:rsidRPr="008B5D1D" w:rsidR="00406E6B" w:rsidP="00242C61" w:rsidRDefault="00311E23" w14:paraId="19F5B747" w14:textId="0EADA932">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17">
          <w:pPr>
            <w:pStyle w:val="ListParagraph"/>
            <w:numPr>
              <w:numId w:val="1"/>
            </w:numPr>
            <w:spacing w:line="360" w:lineRule="auto"/>
            <w:ind w:hanging="360"/>
          </w:pPr>
        </w:pPrChange>
      </w:pPr>
      <w:r w:rsidRPr="008B5D1D">
        <w:rPr>
          <w:rFonts w:ascii="Arial" w:hAnsi="Arial" w:cs="Arial"/>
          <w:color w:val="000000" w:themeColor="text1"/>
        </w:rPr>
        <w:t>Cross-reference predicted pollution events with historical extreme events (e.g., Portugal’s 2017 megafires) to validate spatial and temporal accuracy. Analyse the impact of compound events (e.g. droughts and heatwaves) to the magnitude of fire-driven pollution events.</w:t>
      </w:r>
    </w:p>
    <w:p w:rsidRPr="008B5D1D" w:rsidR="00354D7E" w:rsidP="00242C61" w:rsidRDefault="00354D7E" w14:paraId="41E0E8C9" w14:textId="6C4F492C">
      <w:pPr>
        <w:spacing w:line="360" w:lineRule="auto"/>
        <w:jc w:val="both"/>
        <w:rPr>
          <w:rFonts w:ascii="Arial" w:hAnsi="Arial" w:cs="Arial"/>
          <w:color w:val="000000" w:themeColor="text1"/>
        </w:rPr>
        <w:pPrChange w:author="Ana Cristina Machado Russo" w:date="2025-12-29T09:43:00Z" w16du:dateUtc="2025-12-29T09:43:00Z" w:id="518">
          <w:pPr>
            <w:spacing w:line="360" w:lineRule="auto"/>
          </w:pPr>
        </w:pPrChange>
      </w:pPr>
      <w:r w:rsidRPr="008B5D1D">
        <w:rPr>
          <w:rFonts w:ascii="Arial" w:hAnsi="Arial" w:cs="Arial"/>
          <w:color w:val="000000" w:themeColor="text1"/>
        </w:rPr>
        <w:br w:type="page"/>
      </w:r>
    </w:p>
    <w:p w:rsidRPr="008B5D1D" w:rsidR="005860A9" w:rsidP="00242C61" w:rsidRDefault="001E4673" w14:paraId="5A8F3CFD" w14:textId="009BCEB9">
      <w:pPr>
        <w:pStyle w:val="Heading1"/>
        <w:spacing w:line="360" w:lineRule="auto"/>
        <w:jc w:val="both"/>
        <w:rPr>
          <w:rFonts w:ascii="Arial" w:hAnsi="Arial" w:cs="Arial"/>
          <w:color w:val="000000" w:themeColor="text1"/>
          <w:sz w:val="28"/>
          <w:szCs w:val="28"/>
        </w:rPr>
        <w:pPrChange w:author="Ana Cristina Machado Russo" w:date="2025-12-29T09:43:00Z" w16du:dateUtc="2025-12-29T09:43:00Z" w:id="519">
          <w:pPr>
            <w:pStyle w:val="Heading1"/>
            <w:spacing w:line="360" w:lineRule="auto"/>
          </w:pPr>
        </w:pPrChange>
      </w:pPr>
      <w:bookmarkStart w:name="_Toc216955749" w:id="520"/>
      <w:r>
        <w:rPr>
          <w:rFonts w:ascii="Arial" w:hAnsi="Arial" w:cs="Arial"/>
          <w:color w:val="000000" w:themeColor="text1"/>
          <w:sz w:val="28"/>
          <w:szCs w:val="28"/>
        </w:rPr>
        <w:t>5.</w:t>
      </w:r>
      <w:r w:rsidRPr="008B5D1D" w:rsidR="005860A9">
        <w:rPr>
          <w:rFonts w:ascii="Arial" w:hAnsi="Arial" w:cs="Arial"/>
          <w:color w:val="000000" w:themeColor="text1"/>
          <w:sz w:val="28"/>
          <w:szCs w:val="28"/>
        </w:rPr>
        <w:t>Results</w:t>
      </w:r>
      <w:bookmarkEnd w:id="520"/>
    </w:p>
    <w:p w:rsidRPr="008B5D1D" w:rsidR="00E731C8" w:rsidP="00242C61" w:rsidRDefault="00E731C8" w14:paraId="3F2A314C" w14:textId="77777777">
      <w:pPr>
        <w:spacing w:line="360" w:lineRule="auto"/>
        <w:jc w:val="both"/>
        <w:rPr>
          <w:rFonts w:ascii="Arial" w:hAnsi="Arial" w:cs="Arial"/>
          <w:color w:val="000000" w:themeColor="text1"/>
        </w:rPr>
        <w:pPrChange w:author="Ana Cristina Machado Russo" w:date="2025-12-29T09:43:00Z" w16du:dateUtc="2025-12-29T09:43:00Z" w:id="521">
          <w:pPr>
            <w:spacing w:line="360" w:lineRule="auto"/>
          </w:pPr>
        </w:pPrChange>
      </w:pPr>
    </w:p>
    <w:p w:rsidRPr="008B5D1D" w:rsidR="0073181F" w:rsidP="00242C61" w:rsidRDefault="0073181F" w14:paraId="33BEF5AB" w14:textId="24AA9531">
      <w:pPr>
        <w:spacing w:line="360" w:lineRule="auto"/>
        <w:jc w:val="both"/>
        <w:rPr>
          <w:rFonts w:ascii="Arial" w:hAnsi="Arial" w:cs="Arial"/>
          <w:color w:val="000000" w:themeColor="text1"/>
        </w:rPr>
        <w:pPrChange w:author="Ana Cristina Machado Russo" w:date="2025-12-29T09:43:00Z" w16du:dateUtc="2025-12-29T09:43:00Z" w:id="522">
          <w:pPr>
            <w:spacing w:line="360" w:lineRule="auto"/>
          </w:pPr>
        </w:pPrChange>
      </w:pPr>
      <w:r w:rsidRPr="008B5D1D">
        <w:rPr>
          <w:rFonts w:ascii="Arial" w:hAnsi="Arial" w:cs="Arial"/>
          <w:color w:val="000000" w:themeColor="text1"/>
        </w:rPr>
        <w:t>Model Performance:</w:t>
      </w:r>
    </w:p>
    <w:p w:rsidRPr="008B5D1D" w:rsidR="0073181F" w:rsidP="00242C61" w:rsidRDefault="0073181F" w14:paraId="5ED8CE99" w14:textId="25672B01">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23">
          <w:pPr>
            <w:pStyle w:val="ListParagraph"/>
            <w:numPr>
              <w:numId w:val="1"/>
            </w:numPr>
            <w:spacing w:line="360" w:lineRule="auto"/>
            <w:ind w:hanging="360"/>
          </w:pPr>
        </w:pPrChange>
      </w:pPr>
      <w:r w:rsidRPr="008B5D1D">
        <w:rPr>
          <w:rFonts w:ascii="Arial" w:hAnsi="Arial" w:cs="Arial"/>
          <w:color w:val="000000" w:themeColor="text1"/>
        </w:rPr>
        <w:t>Present the results of model performance, discussing the predictive accuracy in detecting pollution events and identifying contributing factors from FRE, FRP, and meteorological data.</w:t>
      </w:r>
    </w:p>
    <w:p w:rsidRPr="008B5D1D" w:rsidR="00C528F1" w:rsidP="00242C61" w:rsidRDefault="00C528F1" w14:paraId="3EE943AB" w14:textId="15D5D469">
      <w:pPr>
        <w:spacing w:line="360" w:lineRule="auto"/>
        <w:jc w:val="both"/>
        <w:rPr>
          <w:rFonts w:ascii="Arial" w:hAnsi="Arial" w:cs="Arial"/>
          <w:color w:val="000000" w:themeColor="text1"/>
        </w:rPr>
        <w:pPrChange w:author="Ana Cristina Machado Russo" w:date="2025-12-29T09:43:00Z" w16du:dateUtc="2025-12-29T09:43:00Z" w:id="524">
          <w:pPr>
            <w:spacing w:line="360" w:lineRule="auto"/>
          </w:pPr>
        </w:pPrChange>
      </w:pPr>
      <w:r w:rsidRPr="008B5D1D">
        <w:rPr>
          <w:rFonts w:ascii="Arial" w:hAnsi="Arial" w:cs="Arial"/>
          <w:color w:val="000000" w:themeColor="text1"/>
        </w:rPr>
        <w:br w:type="page"/>
      </w:r>
    </w:p>
    <w:p w:rsidRPr="008B5D1D" w:rsidR="00C528F1" w:rsidP="00242C61" w:rsidRDefault="00F948C1" w14:paraId="47427917" w14:textId="5D39972A">
      <w:pPr>
        <w:pStyle w:val="Heading1"/>
        <w:spacing w:line="360" w:lineRule="auto"/>
        <w:jc w:val="both"/>
        <w:rPr>
          <w:rFonts w:ascii="Arial" w:hAnsi="Arial" w:cs="Arial"/>
          <w:color w:val="000000" w:themeColor="text1"/>
          <w:sz w:val="28"/>
          <w:szCs w:val="28"/>
        </w:rPr>
        <w:pPrChange w:author="Ana Cristina Machado Russo" w:date="2025-12-29T09:43:00Z" w16du:dateUtc="2025-12-29T09:43:00Z" w:id="525">
          <w:pPr>
            <w:pStyle w:val="Heading1"/>
            <w:spacing w:line="360" w:lineRule="auto"/>
          </w:pPr>
        </w:pPrChange>
      </w:pPr>
      <w:bookmarkStart w:name="_Toc216955750" w:id="526"/>
      <w:r>
        <w:rPr>
          <w:rFonts w:ascii="Arial" w:hAnsi="Arial" w:cs="Arial"/>
          <w:color w:val="000000" w:themeColor="text1"/>
          <w:sz w:val="28"/>
          <w:szCs w:val="28"/>
        </w:rPr>
        <w:t>6.</w:t>
      </w:r>
      <w:r w:rsidRPr="008B5D1D" w:rsidR="00C528F1">
        <w:rPr>
          <w:rFonts w:ascii="Arial" w:hAnsi="Arial" w:cs="Arial"/>
          <w:color w:val="000000" w:themeColor="text1"/>
          <w:sz w:val="28"/>
          <w:szCs w:val="28"/>
        </w:rPr>
        <w:t>Discussion</w:t>
      </w:r>
      <w:bookmarkEnd w:id="526"/>
    </w:p>
    <w:p w:rsidRPr="008B5D1D" w:rsidR="00E731C8" w:rsidP="00242C61" w:rsidRDefault="00E731C8" w14:paraId="3A0B6363" w14:textId="77777777">
      <w:pPr>
        <w:spacing w:line="360" w:lineRule="auto"/>
        <w:jc w:val="both"/>
        <w:rPr>
          <w:rFonts w:ascii="Arial" w:hAnsi="Arial" w:cs="Arial"/>
          <w:color w:val="000000" w:themeColor="text1"/>
        </w:rPr>
        <w:pPrChange w:author="Ana Cristina Machado Russo" w:date="2025-12-29T09:43:00Z" w16du:dateUtc="2025-12-29T09:43:00Z" w:id="527">
          <w:pPr>
            <w:spacing w:line="360" w:lineRule="auto"/>
          </w:pPr>
        </w:pPrChange>
      </w:pPr>
    </w:p>
    <w:p w:rsidRPr="008B5D1D" w:rsidR="00C1222E" w:rsidP="00242C61" w:rsidRDefault="00C1222E" w14:paraId="14B9CE30" w14:textId="34158E93">
      <w:pPr>
        <w:spacing w:line="360" w:lineRule="auto"/>
        <w:jc w:val="both"/>
        <w:rPr>
          <w:rFonts w:ascii="Arial" w:hAnsi="Arial" w:cs="Arial"/>
          <w:color w:val="000000" w:themeColor="text1"/>
        </w:rPr>
        <w:pPrChange w:author="Ana Cristina Machado Russo" w:date="2025-12-29T09:43:00Z" w16du:dateUtc="2025-12-29T09:43:00Z" w:id="528">
          <w:pPr>
            <w:spacing w:line="360" w:lineRule="auto"/>
          </w:pPr>
        </w:pPrChange>
      </w:pPr>
      <w:r w:rsidRPr="008B5D1D">
        <w:rPr>
          <w:rFonts w:ascii="Arial" w:hAnsi="Arial" w:cs="Arial"/>
          <w:color w:val="000000" w:themeColor="text1"/>
        </w:rPr>
        <w:t>Spatial and Temporal Impact Analysis:</w:t>
      </w:r>
    </w:p>
    <w:p w:rsidRPr="008B5D1D" w:rsidR="00C1222E" w:rsidP="00242C61" w:rsidRDefault="00C1222E" w14:paraId="3E0E1486" w14:textId="65FE4FAA">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29">
          <w:pPr>
            <w:pStyle w:val="ListParagraph"/>
            <w:numPr>
              <w:numId w:val="1"/>
            </w:numPr>
            <w:spacing w:line="360" w:lineRule="auto"/>
            <w:ind w:hanging="360"/>
          </w:pPr>
        </w:pPrChange>
      </w:pPr>
      <w:r w:rsidRPr="008B5D1D">
        <w:rPr>
          <w:rFonts w:ascii="Arial" w:hAnsi="Arial" w:cs="Arial"/>
          <w:color w:val="000000" w:themeColor="text1"/>
        </w:rPr>
        <w:t>Discuss the spatial and temporal patterns of wildfire smoke distribution. Evaluate how FRP and FRE data correlate with pollutant concentrations across affected regions.</w:t>
      </w:r>
    </w:p>
    <w:p w:rsidRPr="008B5D1D" w:rsidR="00C1222E" w:rsidP="00242C61" w:rsidRDefault="00C1222E" w14:paraId="63DDE2BE" w14:textId="193DD5FB">
      <w:pPr>
        <w:spacing w:line="360" w:lineRule="auto"/>
        <w:jc w:val="both"/>
        <w:rPr>
          <w:rFonts w:ascii="Arial" w:hAnsi="Arial" w:cs="Arial"/>
          <w:color w:val="000000" w:themeColor="text1"/>
        </w:rPr>
        <w:pPrChange w:author="Ana Cristina Machado Russo" w:date="2025-12-29T09:43:00Z" w16du:dateUtc="2025-12-29T09:43:00Z" w:id="530">
          <w:pPr>
            <w:spacing w:line="360" w:lineRule="auto"/>
          </w:pPr>
        </w:pPrChange>
      </w:pPr>
      <w:r w:rsidRPr="008B5D1D">
        <w:rPr>
          <w:rFonts w:ascii="Arial" w:hAnsi="Arial" w:cs="Arial"/>
          <w:color w:val="000000" w:themeColor="text1"/>
        </w:rPr>
        <w:t>Limitations and Future Improvements:</w:t>
      </w:r>
    </w:p>
    <w:p w:rsidRPr="008B5D1D" w:rsidR="00C1222E" w:rsidP="00242C61" w:rsidRDefault="00C1222E" w14:paraId="78C97EEC" w14:textId="34C5EF1D">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31">
          <w:pPr>
            <w:pStyle w:val="ListParagraph"/>
            <w:numPr>
              <w:numId w:val="1"/>
            </w:numPr>
            <w:spacing w:line="360" w:lineRule="auto"/>
            <w:ind w:hanging="360"/>
          </w:pPr>
        </w:pPrChange>
      </w:pPr>
      <w:r w:rsidRPr="008B5D1D">
        <w:rPr>
          <w:rFonts w:ascii="Arial" w:hAnsi="Arial" w:cs="Arial"/>
          <w:color w:val="000000" w:themeColor="text1"/>
        </w:rPr>
        <w:t>Discuss potential limitations of the model, such as sensitivity to specific atmospheric conditions or data quality, and suggest directions for future improvement.</w:t>
      </w:r>
    </w:p>
    <w:p w:rsidRPr="008B5D1D" w:rsidR="00C528F1" w:rsidP="00242C61" w:rsidRDefault="00C528F1" w14:paraId="11532186" w14:textId="3D39C215">
      <w:pPr>
        <w:spacing w:line="360" w:lineRule="auto"/>
        <w:jc w:val="both"/>
        <w:rPr>
          <w:rFonts w:ascii="Arial" w:hAnsi="Arial" w:cs="Arial"/>
          <w:color w:val="000000" w:themeColor="text1"/>
        </w:rPr>
        <w:pPrChange w:author="Ana Cristina Machado Russo" w:date="2025-12-29T09:43:00Z" w16du:dateUtc="2025-12-29T09:43:00Z" w:id="532">
          <w:pPr>
            <w:spacing w:line="360" w:lineRule="auto"/>
          </w:pPr>
        </w:pPrChange>
      </w:pPr>
      <w:r w:rsidRPr="008B5D1D">
        <w:rPr>
          <w:rFonts w:ascii="Arial" w:hAnsi="Arial" w:cs="Arial"/>
          <w:color w:val="000000" w:themeColor="text1"/>
        </w:rPr>
        <w:br w:type="page"/>
      </w:r>
    </w:p>
    <w:p w:rsidRPr="008B5D1D" w:rsidR="00D210B4" w:rsidP="00242C61" w:rsidRDefault="00F948C1" w14:paraId="72D7857E" w14:textId="277AB929">
      <w:pPr>
        <w:pStyle w:val="Heading1"/>
        <w:spacing w:line="360" w:lineRule="auto"/>
        <w:jc w:val="both"/>
        <w:rPr>
          <w:rFonts w:ascii="Arial" w:hAnsi="Arial" w:cs="Arial"/>
          <w:color w:val="000000" w:themeColor="text1"/>
          <w:sz w:val="28"/>
          <w:szCs w:val="28"/>
        </w:rPr>
        <w:pPrChange w:author="Ana Cristina Machado Russo" w:date="2025-12-29T09:43:00Z" w16du:dateUtc="2025-12-29T09:43:00Z" w:id="533">
          <w:pPr>
            <w:pStyle w:val="Heading1"/>
            <w:spacing w:line="360" w:lineRule="auto"/>
          </w:pPr>
        </w:pPrChange>
      </w:pPr>
      <w:bookmarkStart w:name="_Toc216955751" w:id="534"/>
      <w:r>
        <w:rPr>
          <w:rFonts w:ascii="Arial" w:hAnsi="Arial" w:cs="Arial"/>
          <w:color w:val="000000" w:themeColor="text1"/>
          <w:sz w:val="28"/>
          <w:szCs w:val="28"/>
        </w:rPr>
        <w:t>7.</w:t>
      </w:r>
      <w:r w:rsidRPr="008B5D1D" w:rsidR="00D210B4">
        <w:rPr>
          <w:rFonts w:ascii="Arial" w:hAnsi="Arial" w:cs="Arial"/>
          <w:color w:val="000000" w:themeColor="text1"/>
          <w:sz w:val="28"/>
          <w:szCs w:val="28"/>
        </w:rPr>
        <w:t>Conclusion</w:t>
      </w:r>
      <w:bookmarkEnd w:id="534"/>
    </w:p>
    <w:p w:rsidRPr="008B5D1D" w:rsidR="00E731C8" w:rsidP="00242C61" w:rsidRDefault="00E731C8" w14:paraId="1AEBA989" w14:textId="77777777">
      <w:pPr>
        <w:spacing w:line="360" w:lineRule="auto"/>
        <w:jc w:val="both"/>
        <w:rPr>
          <w:rFonts w:ascii="Arial" w:hAnsi="Arial" w:cs="Arial"/>
          <w:color w:val="000000" w:themeColor="text1"/>
        </w:rPr>
        <w:pPrChange w:author="Ana Cristina Machado Russo" w:date="2025-12-29T09:43:00Z" w16du:dateUtc="2025-12-29T09:43:00Z" w:id="535">
          <w:pPr>
            <w:spacing w:line="360" w:lineRule="auto"/>
          </w:pPr>
        </w:pPrChange>
      </w:pPr>
    </w:p>
    <w:p w:rsidRPr="008B5D1D" w:rsidR="004A191B" w:rsidP="00242C61" w:rsidRDefault="004A191B" w14:paraId="7F422F4C" w14:textId="33A9FA14">
      <w:pPr>
        <w:spacing w:line="360" w:lineRule="auto"/>
        <w:jc w:val="both"/>
        <w:rPr>
          <w:rFonts w:ascii="Arial" w:hAnsi="Arial" w:cs="Arial"/>
          <w:color w:val="000000" w:themeColor="text1"/>
        </w:rPr>
        <w:pPrChange w:author="Ana Cristina Machado Russo" w:date="2025-12-29T09:43:00Z" w16du:dateUtc="2025-12-29T09:43:00Z" w:id="536">
          <w:pPr>
            <w:spacing w:line="360" w:lineRule="auto"/>
          </w:pPr>
        </w:pPrChange>
      </w:pPr>
      <w:r w:rsidRPr="008B5D1D">
        <w:rPr>
          <w:rFonts w:ascii="Arial" w:hAnsi="Arial" w:cs="Arial"/>
          <w:color w:val="000000" w:themeColor="text1"/>
        </w:rPr>
        <w:t>Summary of Findings:</w:t>
      </w:r>
    </w:p>
    <w:p w:rsidRPr="008B5D1D" w:rsidR="00DC44E6" w:rsidP="00242C61" w:rsidRDefault="004A191B" w14:paraId="07AE6F56" w14:textId="77777777">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37">
          <w:pPr>
            <w:pStyle w:val="ListParagraph"/>
            <w:numPr>
              <w:numId w:val="1"/>
            </w:numPr>
            <w:spacing w:line="360" w:lineRule="auto"/>
            <w:ind w:hanging="360"/>
          </w:pPr>
        </w:pPrChange>
      </w:pPr>
      <w:r w:rsidRPr="008B5D1D">
        <w:rPr>
          <w:rFonts w:ascii="Arial" w:hAnsi="Arial" w:cs="Arial"/>
          <w:color w:val="000000" w:themeColor="text1"/>
        </w:rPr>
        <w:t>Summarize the effectiveness of remote sensing and meteorological data in detecting and mapping wildfire-induced pollution events.</w:t>
      </w:r>
    </w:p>
    <w:p w:rsidRPr="008B5D1D" w:rsidR="00DC44E6" w:rsidP="00242C61" w:rsidRDefault="004A191B" w14:paraId="18F24FB9" w14:textId="77777777">
      <w:pPr>
        <w:spacing w:line="360" w:lineRule="auto"/>
        <w:jc w:val="both"/>
        <w:rPr>
          <w:rFonts w:ascii="Arial" w:hAnsi="Arial" w:cs="Arial"/>
          <w:color w:val="000000" w:themeColor="text1"/>
        </w:rPr>
        <w:pPrChange w:author="Ana Cristina Machado Russo" w:date="2025-12-29T09:43:00Z" w16du:dateUtc="2025-12-29T09:43:00Z" w:id="538">
          <w:pPr>
            <w:spacing w:line="360" w:lineRule="auto"/>
          </w:pPr>
        </w:pPrChange>
      </w:pPr>
      <w:r w:rsidRPr="008B5D1D">
        <w:rPr>
          <w:rFonts w:ascii="Arial" w:hAnsi="Arial" w:cs="Arial"/>
          <w:color w:val="000000" w:themeColor="text1"/>
        </w:rPr>
        <w:t>Implications:</w:t>
      </w:r>
    </w:p>
    <w:p w:rsidRPr="008B5D1D" w:rsidR="004A191B" w:rsidP="00242C61" w:rsidRDefault="004A191B" w14:paraId="6CD89D47" w14:textId="3B712DF4">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39">
          <w:pPr>
            <w:pStyle w:val="ListParagraph"/>
            <w:numPr>
              <w:numId w:val="1"/>
            </w:numPr>
            <w:spacing w:line="360" w:lineRule="auto"/>
            <w:ind w:hanging="360"/>
          </w:pPr>
        </w:pPrChange>
      </w:pPr>
      <w:r w:rsidRPr="008B5D1D">
        <w:rPr>
          <w:rFonts w:ascii="Arial" w:hAnsi="Arial" w:cs="Arial"/>
          <w:color w:val="000000" w:themeColor="text1"/>
        </w:rPr>
        <w:t>Discuss the potential of this approach to support decision-making interventions and policy planning.</w:t>
      </w:r>
    </w:p>
    <w:p w:rsidRPr="008B5D1D" w:rsidR="00DC44E6" w:rsidP="00242C61" w:rsidRDefault="004A191B" w14:paraId="1A7507DE" w14:textId="77777777">
      <w:pPr>
        <w:spacing w:line="360" w:lineRule="auto"/>
        <w:jc w:val="both"/>
        <w:rPr>
          <w:rFonts w:ascii="Arial" w:hAnsi="Arial" w:cs="Arial"/>
          <w:color w:val="000000" w:themeColor="text1"/>
        </w:rPr>
        <w:pPrChange w:author="Ana Cristina Machado Russo" w:date="2025-12-29T09:43:00Z" w16du:dateUtc="2025-12-29T09:43:00Z" w:id="540">
          <w:pPr>
            <w:spacing w:line="360" w:lineRule="auto"/>
          </w:pPr>
        </w:pPrChange>
      </w:pPr>
      <w:r w:rsidRPr="008B5D1D">
        <w:rPr>
          <w:rFonts w:ascii="Arial" w:hAnsi="Arial" w:cs="Arial"/>
          <w:color w:val="000000" w:themeColor="text1"/>
        </w:rPr>
        <w:t>Future Work:</w:t>
      </w:r>
    </w:p>
    <w:p w:rsidRPr="008B5D1D" w:rsidR="004A191B" w:rsidP="00242C61" w:rsidRDefault="004A191B" w14:paraId="60C3F4C6" w14:textId="5CC41B77">
      <w:pPr>
        <w:pStyle w:val="ListParagraph"/>
        <w:numPr>
          <w:ilvl w:val="0"/>
          <w:numId w:val="1"/>
        </w:numPr>
        <w:spacing w:line="360" w:lineRule="auto"/>
        <w:jc w:val="both"/>
        <w:rPr>
          <w:rFonts w:ascii="Arial" w:hAnsi="Arial" w:cs="Arial"/>
          <w:color w:val="000000" w:themeColor="text1"/>
        </w:rPr>
        <w:pPrChange w:author="Ana Cristina Machado Russo" w:date="2025-12-29T09:43:00Z" w16du:dateUtc="2025-12-29T09:43:00Z" w:id="541">
          <w:pPr>
            <w:pStyle w:val="ListParagraph"/>
            <w:numPr>
              <w:numId w:val="1"/>
            </w:numPr>
            <w:spacing w:line="360" w:lineRule="auto"/>
            <w:ind w:hanging="360"/>
          </w:pPr>
        </w:pPrChange>
      </w:pPr>
      <w:r w:rsidRPr="008B5D1D">
        <w:rPr>
          <w:rFonts w:ascii="Arial" w:hAnsi="Arial" w:cs="Arial"/>
          <w:color w:val="000000" w:themeColor="text1"/>
        </w:rPr>
        <w:t>Suggest advancements in real-time monitoring systems, the inclusion of additional data sources, and potential integration with other environmental and health monitoring frameworks.</w:t>
      </w:r>
    </w:p>
    <w:p w:rsidRPr="008B5D1D" w:rsidR="00F26190" w:rsidP="00242C61" w:rsidRDefault="00F26190" w14:paraId="27EFDFA0" w14:textId="4219544D">
      <w:pPr>
        <w:spacing w:line="360" w:lineRule="auto"/>
        <w:jc w:val="both"/>
        <w:rPr>
          <w:rFonts w:ascii="Arial" w:hAnsi="Arial" w:cs="Arial"/>
          <w:color w:val="000000" w:themeColor="text1"/>
        </w:rPr>
        <w:pPrChange w:author="Ana Cristina Machado Russo" w:date="2025-12-29T09:43:00Z" w16du:dateUtc="2025-12-29T09:43:00Z" w:id="542">
          <w:pPr>
            <w:spacing w:line="360" w:lineRule="auto"/>
          </w:pPr>
        </w:pPrChange>
      </w:pPr>
      <w:r w:rsidRPr="008B5D1D">
        <w:rPr>
          <w:rFonts w:ascii="Arial" w:hAnsi="Arial" w:cs="Arial"/>
          <w:color w:val="000000" w:themeColor="text1"/>
        </w:rPr>
        <w:br w:type="page"/>
      </w:r>
    </w:p>
    <w:bookmarkStart w:name="_Toc216955752" w:displacedByCustomXml="next" w:id="543"/>
    <w:sdt>
      <w:sdtPr>
        <w:id w:val="1558513945"/>
        <w:docPartObj>
          <w:docPartGallery w:val="Bibliographies"/>
          <w:docPartUnique/>
        </w:docPartObj>
        <w:rPr>
          <w:rFonts w:ascii="Arial" w:hAnsi="Arial" w:eastAsia="맑은 고딕" w:cs="Arial" w:eastAsiaTheme="minorEastAsia"/>
          <w:color w:val="000000" w:themeColor="text1"/>
          <w:sz w:val="22"/>
          <w:szCs w:val="22"/>
        </w:rPr>
      </w:sdtPr>
      <w:sdtContent>
        <w:p w:rsidRPr="008B5D1D" w:rsidR="00E34027" w:rsidP="00242C61" w:rsidRDefault="00E34027" w14:paraId="1692EDA3" w14:textId="764ACBA1">
          <w:pPr>
            <w:pStyle w:val="Heading1"/>
            <w:spacing w:line="360" w:lineRule="auto"/>
            <w:jc w:val="both"/>
            <w:rPr>
              <w:rFonts w:ascii="Arial" w:hAnsi="Arial" w:cs="Arial"/>
              <w:color w:val="000000" w:themeColor="text1"/>
              <w:sz w:val="28"/>
              <w:szCs w:val="28"/>
            </w:rPr>
            <w:pPrChange w:author="Ana Cristina Machado Russo" w:date="2025-12-29T09:43:00Z" w16du:dateUtc="2025-12-29T09:43:00Z" w:id="544">
              <w:pPr>
                <w:pStyle w:val="Heading1"/>
                <w:spacing w:line="360" w:lineRule="auto"/>
              </w:pPr>
            </w:pPrChange>
          </w:pPr>
          <w:r w:rsidRPr="008B5D1D">
            <w:rPr>
              <w:rFonts w:ascii="Arial" w:hAnsi="Arial" w:cs="Arial"/>
              <w:color w:val="000000" w:themeColor="text1"/>
              <w:sz w:val="28"/>
              <w:szCs w:val="28"/>
            </w:rPr>
            <w:t>References</w:t>
          </w:r>
          <w:bookmarkEnd w:id="543"/>
        </w:p>
        <w:sdt>
          <w:sdtPr>
            <w:rPr>
              <w:rFonts w:ascii="Arial" w:hAnsi="Arial" w:cs="Arial"/>
              <w:color w:val="000000" w:themeColor="text1"/>
            </w:rPr>
            <w:id w:val="-573587230"/>
            <w:bibliography/>
          </w:sdtPr>
          <w:sdtContent>
            <w:p w:rsidRPr="006708EB" w:rsidR="00D030EA" w:rsidP="00242C61" w:rsidRDefault="005C443D" w14:paraId="0AA9B212" w14:textId="77777777">
              <w:pPr>
                <w:pStyle w:val="Bibliography"/>
                <w:ind w:left="720" w:hanging="720"/>
                <w:jc w:val="both"/>
                <w:rPr>
                  <w:kern w:val="0"/>
                  <w:sz w:val="24"/>
                  <w:szCs w:val="24"/>
                  <w:lang w:val="pt-PT"/>
                  <w14:ligatures w14:val="none"/>
                </w:rPr>
                <w:pPrChange w:author="Ana Cristina Machado Russo" w:date="2025-12-29T09:43:00Z" w16du:dateUtc="2025-12-29T09:43:00Z" w:id="545">
                  <w:pPr>
                    <w:pStyle w:val="Bibliography"/>
                    <w:ind w:left="720" w:hanging="720"/>
                  </w:pPr>
                </w:pPrChange>
              </w:pPr>
              <w:r w:rsidRPr="008B5D1D">
                <w:rPr>
                  <w:rFonts w:ascii="Arial" w:hAnsi="Arial" w:cs="Arial"/>
                  <w:color w:val="000000" w:themeColor="text1"/>
                </w:rPr>
                <w:fldChar w:fldCharType="begin"/>
              </w:r>
              <w:r w:rsidRPr="008B5D1D">
                <w:rPr>
                  <w:rFonts w:ascii="Arial" w:hAnsi="Arial" w:cs="Arial"/>
                  <w:color w:val="000000" w:themeColor="text1"/>
                </w:rPr>
                <w:instrText xml:space="preserve"> BIBLIOGRAPHY \l 2070 </w:instrText>
              </w:r>
              <w:r w:rsidRPr="008B5D1D">
                <w:rPr>
                  <w:rFonts w:ascii="Arial" w:hAnsi="Arial" w:cs="Arial"/>
                  <w:color w:val="000000" w:themeColor="text1"/>
                </w:rPr>
                <w:fldChar w:fldCharType="separate"/>
              </w:r>
              <w:r w:rsidRPr="008B5D1D" w:rsidR="00D030EA">
                <w:t xml:space="preserve">AghaKouchak, A., Chiang, F., Huning, L. S., Love, C. A., Mallakpour, I., Mazdiyasni, O., . . . Sadegh, M. (2020). </w:t>
              </w:r>
              <w:r w:rsidRPr="008B5D1D" w:rsidR="00D030EA">
                <w:rPr>
                  <w:i/>
                  <w:iCs/>
                </w:rPr>
                <w:t>Climate Extremes and Compound Hazards in a Warming World.</w:t>
              </w:r>
              <w:r w:rsidRPr="008B5D1D" w:rsidR="00D030EA">
                <w:t xml:space="preserve"> </w:t>
              </w:r>
              <w:r w:rsidRPr="006708EB" w:rsidR="00D030EA">
                <w:rPr>
                  <w:lang w:val="pt-PT"/>
                </w:rPr>
                <w:t>Annual Reviews. doi:https://doi.org/10.1146/annurev-earth-071719-055228</w:t>
              </w:r>
            </w:p>
            <w:p w:rsidRPr="006708EB" w:rsidR="00D030EA" w:rsidP="00242C61" w:rsidRDefault="00D030EA" w14:paraId="2B2111AA" w14:textId="77777777">
              <w:pPr>
                <w:pStyle w:val="Bibliography"/>
                <w:ind w:left="720" w:hanging="720"/>
                <w:jc w:val="both"/>
                <w:rPr>
                  <w:lang w:val="pt-PT"/>
                </w:rPr>
                <w:pPrChange w:author="Ana Cristina Machado Russo" w:date="2025-12-29T09:43:00Z" w16du:dateUtc="2025-12-29T09:43:00Z" w:id="546">
                  <w:pPr>
                    <w:pStyle w:val="Bibliography"/>
                    <w:ind w:left="720" w:hanging="720"/>
                  </w:pPr>
                </w:pPrChange>
              </w:pPr>
              <w:r w:rsidRPr="006708EB">
                <w:rPr>
                  <w:lang w:val="pt-PT"/>
                </w:rPr>
                <w:t xml:space="preserve">Bento, V. A., Lima, D. C., Santos, L. C., Lima, M. M., Russo, A., Nunes, S. A., . . . </w:t>
              </w:r>
              <w:r w:rsidRPr="008B5D1D">
                <w:t xml:space="preserve">Soares, P. M. (2023). The Future of extreme meteorological fire danger under climate change scenarios for Iberia. </w:t>
              </w:r>
              <w:r w:rsidRPr="006708EB">
                <w:rPr>
                  <w:i/>
                  <w:iCs/>
                  <w:lang w:val="pt-PT"/>
                </w:rPr>
                <w:t>Elsevier, 42</w:t>
              </w:r>
              <w:r w:rsidRPr="006708EB">
                <w:rPr>
                  <w:lang w:val="pt-PT"/>
                </w:rPr>
                <w:t>. doi:https://doi.org/10.1016/j.wace.2023.100623</w:t>
              </w:r>
            </w:p>
            <w:p w:rsidRPr="006708EB" w:rsidR="00D030EA" w:rsidP="00242C61" w:rsidRDefault="00D030EA" w14:paraId="2EAF7848" w14:textId="77777777">
              <w:pPr>
                <w:pStyle w:val="Bibliography"/>
                <w:ind w:left="720" w:hanging="720"/>
                <w:jc w:val="both"/>
                <w:rPr>
                  <w:lang w:val="pt-PT"/>
                </w:rPr>
                <w:pPrChange w:author="Ana Cristina Machado Russo" w:date="2025-12-29T09:43:00Z" w16du:dateUtc="2025-12-29T09:43:00Z" w:id="547">
                  <w:pPr>
                    <w:pStyle w:val="Bibliography"/>
                    <w:ind w:left="720" w:hanging="720"/>
                  </w:pPr>
                </w:pPrChange>
              </w:pPr>
              <w:r w:rsidRPr="006708EB">
                <w:rPr>
                  <w:lang w:val="pt-PT"/>
                </w:rPr>
                <w:t xml:space="preserve">Chen, M. (25 de November de 2024). </w:t>
              </w:r>
              <w:r w:rsidRPr="006708EB">
                <w:rPr>
                  <w:i/>
                  <w:iCs/>
                  <w:lang w:val="pt-PT"/>
                </w:rPr>
                <w:t>What is Machine Learning?</w:t>
              </w:r>
              <w:r w:rsidRPr="006708EB">
                <w:rPr>
                  <w:lang w:val="pt-PT"/>
                </w:rPr>
                <w:t xml:space="preserve"> Obtido em 26 de February de 2025, de oracle.com: https://www.oracle.com/uk/artificial-intelligence/machine-learning/what-is-machine-learning/</w:t>
              </w:r>
            </w:p>
            <w:p w:rsidRPr="006708EB" w:rsidR="00D030EA" w:rsidP="00242C61" w:rsidRDefault="00D030EA" w14:paraId="1CA62D9D" w14:textId="77777777">
              <w:pPr>
                <w:pStyle w:val="Bibliography"/>
                <w:ind w:left="720" w:hanging="720"/>
                <w:jc w:val="both"/>
                <w:rPr>
                  <w:lang w:val="pt-PT"/>
                </w:rPr>
                <w:pPrChange w:author="Ana Cristina Machado Russo" w:date="2025-12-29T09:43:00Z" w16du:dateUtc="2025-12-29T09:43:00Z" w:id="548">
                  <w:pPr>
                    <w:pStyle w:val="Bibliography"/>
                    <w:ind w:left="720" w:hanging="720"/>
                  </w:pPr>
                </w:pPrChange>
              </w:pPr>
              <w:r w:rsidRPr="006708EB">
                <w:rPr>
                  <w:lang w:val="pt-PT"/>
                </w:rPr>
                <w:t xml:space="preserve">Copernicus. (2025). </w:t>
              </w:r>
              <w:r w:rsidRPr="006708EB">
                <w:rPr>
                  <w:i/>
                  <w:iCs/>
                  <w:lang w:val="pt-PT"/>
                </w:rPr>
                <w:t>About Copernicus</w:t>
              </w:r>
              <w:r w:rsidRPr="006708EB">
                <w:rPr>
                  <w:lang w:val="pt-PT"/>
                </w:rPr>
                <w:t>. Obtido em 25 de February de 2025, de copernicus.eu: https://www.copernicus.eu/en/about-copernicus</w:t>
              </w:r>
            </w:p>
            <w:p w:rsidRPr="006708EB" w:rsidR="00D030EA" w:rsidP="00242C61" w:rsidRDefault="00D030EA" w14:paraId="2E309024" w14:textId="77777777">
              <w:pPr>
                <w:pStyle w:val="Bibliography"/>
                <w:ind w:left="720" w:hanging="720"/>
                <w:jc w:val="both"/>
                <w:rPr>
                  <w:lang w:val="pt-PT"/>
                </w:rPr>
                <w:pPrChange w:author="Ana Cristina Machado Russo" w:date="2025-12-29T09:43:00Z" w16du:dateUtc="2025-12-29T09:43:00Z" w:id="549">
                  <w:pPr>
                    <w:pStyle w:val="Bibliography"/>
                    <w:ind w:left="720" w:hanging="720"/>
                  </w:pPr>
                </w:pPrChange>
              </w:pPr>
              <w:r w:rsidRPr="008B5D1D">
                <w:t xml:space="preserve">Copernicus. (2025). </w:t>
              </w:r>
              <w:r w:rsidRPr="008B5D1D">
                <w:rPr>
                  <w:i/>
                  <w:iCs/>
                </w:rPr>
                <w:t>CAMS European air quality reanalyses - Overview</w:t>
              </w:r>
              <w:r w:rsidRPr="008B5D1D">
                <w:t xml:space="preserve">. </w:t>
              </w:r>
              <w:r w:rsidRPr="006708EB">
                <w:rPr>
                  <w:lang w:val="pt-PT"/>
                </w:rPr>
                <w:t>Obtido em 26 de February de 2025, de ads.atmosphere.copernicus.eu: https://ads.atmosphere.copernicus.eu/datasets/cams-europe-air-quality-reanalyses?tab=overview</w:t>
              </w:r>
            </w:p>
            <w:p w:rsidRPr="006708EB" w:rsidR="00D030EA" w:rsidP="00242C61" w:rsidRDefault="00D030EA" w14:paraId="18168016" w14:textId="77777777">
              <w:pPr>
                <w:pStyle w:val="Bibliography"/>
                <w:ind w:left="720" w:hanging="720"/>
                <w:jc w:val="both"/>
                <w:rPr>
                  <w:lang w:val="pt-PT"/>
                </w:rPr>
                <w:pPrChange w:author="Ana Cristina Machado Russo" w:date="2025-12-29T09:43:00Z" w16du:dateUtc="2025-12-29T09:43:00Z" w:id="550">
                  <w:pPr>
                    <w:pStyle w:val="Bibliography"/>
                    <w:ind w:left="720" w:hanging="720"/>
                  </w:pPr>
                </w:pPrChange>
              </w:pPr>
              <w:r w:rsidRPr="008B5D1D">
                <w:t xml:space="preserve">Copernicus. (2025). </w:t>
              </w:r>
              <w:r w:rsidRPr="008B5D1D">
                <w:rPr>
                  <w:i/>
                  <w:iCs/>
                </w:rPr>
                <w:t>ERA5 hourly data on single levels from 1940 to present - Overview</w:t>
              </w:r>
              <w:r w:rsidRPr="008B5D1D">
                <w:t xml:space="preserve">. </w:t>
              </w:r>
              <w:r w:rsidRPr="006708EB">
                <w:rPr>
                  <w:lang w:val="pt-PT"/>
                </w:rPr>
                <w:t>Obtido em 25 de February de 2025, de cds.climate.copernicus.eu: https://cds.climate.copernicus.eu/datasets/reanalysis-era5-single-levels?tab=overview</w:t>
              </w:r>
            </w:p>
            <w:p w:rsidRPr="008B5D1D" w:rsidR="00D030EA" w:rsidP="00242C61" w:rsidRDefault="00D030EA" w14:paraId="323C78A7" w14:textId="77777777">
              <w:pPr>
                <w:pStyle w:val="Bibliography"/>
                <w:ind w:left="720" w:hanging="720"/>
                <w:jc w:val="both"/>
                <w:pPrChange w:author="Ana Cristina Machado Russo" w:date="2025-12-29T09:43:00Z" w16du:dateUtc="2025-12-29T09:43:00Z" w:id="551">
                  <w:pPr>
                    <w:pStyle w:val="Bibliography"/>
                    <w:ind w:left="720" w:hanging="720"/>
                  </w:pPr>
                </w:pPrChange>
              </w:pPr>
              <w:r w:rsidRPr="006708EB">
                <w:rPr>
                  <w:lang w:val="pt-PT"/>
                </w:rPr>
                <w:t xml:space="preserve">De Sario, M., Katsouyanni, K., &amp; Michelozzi, P. (2013). </w:t>
              </w:r>
              <w:r w:rsidRPr="008B5D1D">
                <w:rPr>
                  <w:i/>
                  <w:iCs/>
                </w:rPr>
                <w:t>Climate change, extreme weather events, air pollution and respiratory health in Europe.</w:t>
              </w:r>
              <w:r w:rsidRPr="008B5D1D">
                <w:t xml:space="preserve"> </w:t>
              </w:r>
            </w:p>
            <w:p w:rsidRPr="008B5D1D" w:rsidR="00D030EA" w:rsidP="00242C61" w:rsidRDefault="00D030EA" w14:paraId="54ED5C09" w14:textId="77777777">
              <w:pPr>
                <w:pStyle w:val="Bibliography"/>
                <w:ind w:left="720" w:hanging="720"/>
                <w:jc w:val="both"/>
                <w:pPrChange w:author="Ana Cristina Machado Russo" w:date="2025-12-29T09:43:00Z" w16du:dateUtc="2025-12-29T09:43:00Z" w:id="552">
                  <w:pPr>
                    <w:pStyle w:val="Bibliography"/>
                    <w:ind w:left="720" w:hanging="720"/>
                  </w:pPr>
                </w:pPrChange>
              </w:pPr>
              <w:r w:rsidRPr="006708EB">
                <w:rPr>
                  <w:lang w:val="pt-PT"/>
                </w:rPr>
                <w:t xml:space="preserve">Durao, R., Alonso, C., Russo, A., &amp; Gouveia, C. (14-19 de April de 2024). </w:t>
              </w:r>
              <w:r w:rsidRPr="008B5D1D">
                <w:rPr>
                  <w:i/>
                  <w:iCs/>
                </w:rPr>
                <w:t>The role of fire radiative power to estimate fire-related smoke pollution.</w:t>
              </w:r>
              <w:r w:rsidRPr="008B5D1D">
                <w:t xml:space="preserve"> Vienna, Austria: EGU General Assembly 2024. doi:https://doi.org/10.5194/egusphere-egu24-13237</w:t>
              </w:r>
            </w:p>
            <w:p w:rsidRPr="006708EB" w:rsidR="00D030EA" w:rsidP="00242C61" w:rsidRDefault="00D030EA" w14:paraId="30F0960B" w14:textId="77777777">
              <w:pPr>
                <w:pStyle w:val="Bibliography"/>
                <w:ind w:left="720" w:hanging="720"/>
                <w:jc w:val="both"/>
                <w:rPr>
                  <w:lang w:val="pt-PT"/>
                </w:rPr>
                <w:pPrChange w:author="Ana Cristina Machado Russo" w:date="2025-12-29T09:43:00Z" w16du:dateUtc="2025-12-29T09:43:00Z" w:id="553">
                  <w:pPr>
                    <w:pStyle w:val="Bibliography"/>
                    <w:ind w:left="720" w:hanging="720"/>
                  </w:pPr>
                </w:pPrChange>
              </w:pPr>
              <w:r w:rsidRPr="008B5D1D">
                <w:t xml:space="preserve">Holmes, N. S., &amp; Morawska, L. (2006). A review of dispersion modelling and its application to the dispersion of particles: An overview of different dispersion models available. </w:t>
              </w:r>
              <w:r w:rsidRPr="006708EB">
                <w:rPr>
                  <w:i/>
                  <w:iCs/>
                  <w:lang w:val="pt-PT"/>
                </w:rPr>
                <w:t>Elsevier</w:t>
              </w:r>
              <w:r w:rsidRPr="006708EB">
                <w:rPr>
                  <w:lang w:val="pt-PT"/>
                </w:rPr>
                <w:t>, 5902-5928. doi:https://doi.org/10.1016/j.atmosenv.2006.06.003</w:t>
              </w:r>
            </w:p>
            <w:p w:rsidRPr="006708EB" w:rsidR="00D030EA" w:rsidP="00242C61" w:rsidRDefault="00D030EA" w14:paraId="18B8F67F" w14:textId="77777777">
              <w:pPr>
                <w:pStyle w:val="Bibliography"/>
                <w:ind w:left="720" w:hanging="720"/>
                <w:jc w:val="both"/>
                <w:rPr>
                  <w:lang w:val="pt-PT"/>
                </w:rPr>
                <w:pPrChange w:author="Ana Cristina Machado Russo" w:date="2025-12-29T09:43:00Z" w16du:dateUtc="2025-12-29T09:43:00Z" w:id="554">
                  <w:pPr>
                    <w:pStyle w:val="Bibliography"/>
                    <w:ind w:left="720" w:hanging="720"/>
                  </w:pPr>
                </w:pPrChange>
              </w:pPr>
              <w:r w:rsidRPr="006708EB">
                <w:rPr>
                  <w:lang w:val="pt-PT"/>
                </w:rPr>
                <w:t xml:space="preserve">Instituto de Meteorologia. </w:t>
              </w:r>
              <w:r w:rsidRPr="008B5D1D">
                <w:t xml:space="preserve">(23 de March de 2009). </w:t>
              </w:r>
              <w:r w:rsidRPr="008B5D1D">
                <w:rPr>
                  <w:i/>
                  <w:iCs/>
                </w:rPr>
                <w:t>Fire Radiative Power Pixel - MSG</w:t>
              </w:r>
              <w:r w:rsidRPr="008B5D1D">
                <w:t xml:space="preserve">. </w:t>
              </w:r>
              <w:r w:rsidRPr="006708EB">
                <w:rPr>
                  <w:lang w:val="pt-PT"/>
                </w:rPr>
                <w:t>Obtido em 24 de February de 2025, de geonetcastamericas.noaa.gov: https://www.geonetcastamericas.noaa.gov/products/navigator/details/EO_EUM_DAT_MSG_FRP-SEVIRI.html</w:t>
              </w:r>
            </w:p>
            <w:p w:rsidRPr="008B5D1D" w:rsidR="00D030EA" w:rsidP="00242C61" w:rsidRDefault="00D030EA" w14:paraId="0AD51917" w14:textId="77777777">
              <w:pPr>
                <w:pStyle w:val="Bibliography"/>
                <w:ind w:left="720" w:hanging="720"/>
                <w:jc w:val="both"/>
                <w:pPrChange w:author="Ana Cristina Machado Russo" w:date="2025-12-29T09:43:00Z" w16du:dateUtc="2025-12-29T09:43:00Z" w:id="555">
                  <w:pPr>
                    <w:pStyle w:val="Bibliography"/>
                    <w:ind w:left="720" w:hanging="720"/>
                  </w:pPr>
                </w:pPrChange>
              </w:pPr>
              <w:r w:rsidRPr="006708EB">
                <w:rPr>
                  <w:lang w:val="pt-PT"/>
                </w:rPr>
                <w:t xml:space="preserve">Knorr, W., Dentener, F., Lamarque, J.-F., Jiang, L., &amp; Arneth, A. (2017). </w:t>
              </w:r>
              <w:r w:rsidRPr="008B5D1D">
                <w:rPr>
                  <w:i/>
                  <w:iCs/>
                </w:rPr>
                <w:t>Wilfire air pollution hazard during the 21st century.</w:t>
              </w:r>
              <w:r w:rsidRPr="008B5D1D">
                <w:t xml:space="preserve"> Atmospheric Chemistry and Physics. doi:https://doi.org/10.5194/acp-17-9223-2017</w:t>
              </w:r>
            </w:p>
            <w:p w:rsidRPr="008B5D1D" w:rsidR="00D030EA" w:rsidP="00242C61" w:rsidRDefault="00D030EA" w14:paraId="2C304E9D" w14:textId="77777777">
              <w:pPr>
                <w:pStyle w:val="Bibliography"/>
                <w:ind w:left="720" w:hanging="720"/>
                <w:jc w:val="both"/>
                <w:pPrChange w:author="Ana Cristina Machado Russo" w:date="2025-12-29T09:43:00Z" w16du:dateUtc="2025-12-29T09:43:00Z" w:id="556">
                  <w:pPr>
                    <w:pStyle w:val="Bibliography"/>
                    <w:ind w:left="720" w:hanging="720"/>
                  </w:pPr>
                </w:pPrChange>
              </w:pPr>
              <w:r w:rsidRPr="006708EB">
                <w:rPr>
                  <w:lang w:val="pt-PT"/>
                </w:rPr>
                <w:t xml:space="preserve">Li, F., Zhang, X., Kondragunta, S., &amp; Csiszar, I. (2 de May de 2018). </w:t>
              </w:r>
              <w:r w:rsidRPr="008B5D1D">
                <w:t xml:space="preserve">Comparison of Fire Radiative Power Estimates From VIIRS and MODIS Observations. </w:t>
              </w:r>
              <w:r w:rsidRPr="008B5D1D">
                <w:rPr>
                  <w:i/>
                  <w:iCs/>
                </w:rPr>
                <w:t>Journal of Geophysical Research: Atmospheres</w:t>
              </w:r>
              <w:r w:rsidRPr="008B5D1D">
                <w:t>, 4545-4563. doi:https://doi.org/10.1029/2017JD027823</w:t>
              </w:r>
            </w:p>
            <w:p w:rsidRPr="006708EB" w:rsidR="00D030EA" w:rsidP="00242C61" w:rsidRDefault="00D030EA" w14:paraId="5444ACE8" w14:textId="77777777">
              <w:pPr>
                <w:pStyle w:val="Bibliography"/>
                <w:ind w:left="720" w:hanging="720"/>
                <w:jc w:val="both"/>
                <w:rPr>
                  <w:lang w:val="pt-PT"/>
                </w:rPr>
                <w:pPrChange w:author="Ana Cristina Machado Russo" w:date="2025-12-29T09:43:00Z" w16du:dateUtc="2025-12-29T09:43:00Z" w:id="557">
                  <w:pPr>
                    <w:pStyle w:val="Bibliography"/>
                    <w:ind w:left="720" w:hanging="720"/>
                  </w:pPr>
                </w:pPrChange>
              </w:pPr>
              <w:r w:rsidRPr="008B5D1D">
                <w:t xml:space="preserve">World Health Organization. </w:t>
              </w:r>
              <w:r w:rsidRPr="006708EB">
                <w:rPr>
                  <w:lang w:val="pt-PT"/>
                </w:rPr>
                <w:t xml:space="preserve">(2025). </w:t>
              </w:r>
              <w:r w:rsidRPr="006708EB">
                <w:rPr>
                  <w:i/>
                  <w:iCs/>
                  <w:lang w:val="pt-PT"/>
                </w:rPr>
                <w:t>Air pollution</w:t>
              </w:r>
              <w:r w:rsidRPr="006708EB">
                <w:rPr>
                  <w:lang w:val="pt-PT"/>
                </w:rPr>
                <w:t>. Obtido em 25 de February de 2025, de who.int: https://www.who.int/health-topics/air-pollution#tab=tab_1</w:t>
              </w:r>
            </w:p>
            <w:p w:rsidRPr="008B5D1D" w:rsidR="00D030EA" w:rsidP="00242C61" w:rsidRDefault="00D030EA" w14:paraId="69AA323F" w14:textId="77777777">
              <w:pPr>
                <w:pStyle w:val="Bibliography"/>
                <w:ind w:left="720" w:hanging="720"/>
                <w:jc w:val="both"/>
                <w:pPrChange w:author="Ana Cristina Machado Russo" w:date="2025-12-29T09:43:00Z" w16du:dateUtc="2025-12-29T09:43:00Z" w:id="558">
                  <w:pPr>
                    <w:pStyle w:val="Bibliography"/>
                    <w:ind w:left="720" w:hanging="720"/>
                  </w:pPr>
                </w:pPrChange>
              </w:pPr>
              <w:r w:rsidRPr="008B5D1D">
                <w:t xml:space="preserve">World Health Organization. (2025). </w:t>
              </w:r>
              <w:r w:rsidRPr="008B5D1D">
                <w:rPr>
                  <w:i/>
                  <w:iCs/>
                </w:rPr>
                <w:t>Wildfires</w:t>
              </w:r>
              <w:r w:rsidRPr="008B5D1D">
                <w:t>. Obtido em 24 de February de 2025, de who.int: https://www.who.int/health-topics/wildfires#tab=tab_1</w:t>
              </w:r>
            </w:p>
            <w:p w:rsidRPr="006708EB" w:rsidR="00D030EA" w:rsidP="00242C61" w:rsidRDefault="00D030EA" w14:paraId="41567F4A" w14:textId="77777777">
              <w:pPr>
                <w:pStyle w:val="Bibliography"/>
                <w:ind w:left="720" w:hanging="720"/>
                <w:jc w:val="both"/>
                <w:rPr>
                  <w:lang w:val="pt-PT"/>
                </w:rPr>
                <w:pPrChange w:author="Ana Cristina Machado Russo" w:date="2025-12-29T09:43:00Z" w16du:dateUtc="2025-12-29T09:43:00Z" w:id="559">
                  <w:pPr>
                    <w:pStyle w:val="Bibliography"/>
                    <w:ind w:left="720" w:hanging="720"/>
                  </w:pPr>
                </w:pPrChange>
              </w:pPr>
              <w:r w:rsidRPr="008B5D1D">
                <w:t xml:space="preserve">World Meteorological Organization. (2025). </w:t>
              </w:r>
              <w:r w:rsidRPr="008B5D1D">
                <w:rPr>
                  <w:i/>
                  <w:iCs/>
                </w:rPr>
                <w:t>Extreme Weather</w:t>
              </w:r>
              <w:r w:rsidRPr="008B5D1D">
                <w:t xml:space="preserve">. </w:t>
              </w:r>
              <w:r w:rsidRPr="006708EB">
                <w:rPr>
                  <w:lang w:val="pt-PT"/>
                </w:rPr>
                <w:t>Obtido em 24 de February de 2025, de wmo.int: https://wmo.int/topics/extreme-weather</w:t>
              </w:r>
            </w:p>
            <w:p w:rsidRPr="008B5D1D" w:rsidR="00D030EA" w:rsidP="00242C61" w:rsidRDefault="00D030EA" w14:paraId="2E5E2302" w14:textId="77777777">
              <w:pPr>
                <w:pStyle w:val="Bibliography"/>
                <w:ind w:left="720" w:hanging="720"/>
                <w:jc w:val="both"/>
                <w:pPrChange w:author="Ana Cristina Machado Russo" w:date="2025-12-29T09:43:00Z" w16du:dateUtc="2025-12-29T09:43:00Z" w:id="560">
                  <w:pPr>
                    <w:pStyle w:val="Bibliography"/>
                    <w:ind w:left="720" w:hanging="720"/>
                  </w:pPr>
                </w:pPrChange>
              </w:pPr>
              <w:r w:rsidRPr="008B5D1D">
                <w:t xml:space="preserve">Yao, J., &amp; Henderson, S. B. (2013). An empirical model to estimate daily forest fire smoke exposure over a large geographic area using air quality, meteorological, and remote sensing data. </w:t>
              </w:r>
              <w:r w:rsidRPr="008B5D1D">
                <w:rPr>
                  <w:i/>
                  <w:iCs/>
                </w:rPr>
                <w:t>Journal of Exposure Science and Environmental Epidemiology (2014), 24</w:t>
              </w:r>
              <w:r w:rsidRPr="008B5D1D">
                <w:t>, 328-335. doi:doi:10.1038/jes.2013.87</w:t>
              </w:r>
            </w:p>
            <w:p w:rsidRPr="008B5D1D" w:rsidR="00E34027" w:rsidP="00242C61" w:rsidRDefault="005C443D" w14:paraId="1DB34EE6" w14:textId="25A1CE6E">
              <w:pPr>
                <w:spacing w:line="360" w:lineRule="auto"/>
                <w:jc w:val="both"/>
                <w:rPr>
                  <w:rFonts w:ascii="Arial" w:hAnsi="Arial" w:cs="Arial"/>
                  <w:color w:val="000000" w:themeColor="text1"/>
                </w:rPr>
                <w:pPrChange w:author="Ana Cristina Machado Russo" w:date="2025-12-29T09:43:00Z" w16du:dateUtc="2025-12-29T09:43:00Z" w:id="561">
                  <w:pPr>
                    <w:spacing w:line="360" w:lineRule="auto"/>
                  </w:pPr>
                </w:pPrChange>
              </w:pPr>
              <w:r w:rsidRPr="008B5D1D">
                <w:rPr>
                  <w:rFonts w:ascii="Arial" w:hAnsi="Arial" w:cs="Arial"/>
                  <w:color w:val="000000" w:themeColor="text1"/>
                </w:rPr>
                <w:fldChar w:fldCharType="end"/>
              </w:r>
            </w:p>
          </w:sdtContent>
        </w:sdt>
      </w:sdtContent>
      <w:sdtEndPr>
        <w:rPr>
          <w:rFonts w:ascii="Arial" w:hAnsi="Arial" w:eastAsia="맑은 고딕" w:cs="Arial" w:eastAsiaTheme="minorEastAsia"/>
          <w:color w:val="000000" w:themeColor="text1" w:themeTint="FF" w:themeShade="FF"/>
          <w:sz w:val="22"/>
          <w:szCs w:val="22"/>
        </w:rPr>
      </w:sdtEndPr>
    </w:sdt>
    <w:p w:rsidRPr="008B5D1D" w:rsidR="00F26190" w:rsidP="00242C61" w:rsidRDefault="00F26190" w14:paraId="133BDC64" w14:textId="681BFCD3">
      <w:pPr>
        <w:spacing w:line="360" w:lineRule="auto"/>
        <w:jc w:val="both"/>
        <w:rPr>
          <w:rFonts w:ascii="Arial" w:hAnsi="Arial" w:cs="Arial"/>
          <w:color w:val="000000" w:themeColor="text1"/>
        </w:rPr>
        <w:pPrChange w:author="Ana Cristina Machado Russo" w:date="2025-12-29T09:43:00Z" w16du:dateUtc="2025-12-29T09:43:00Z" w:id="562">
          <w:pPr>
            <w:spacing w:line="360" w:lineRule="auto"/>
          </w:pPr>
        </w:pPrChange>
      </w:pPr>
      <w:r w:rsidRPr="008B5D1D">
        <w:rPr>
          <w:rFonts w:ascii="Arial" w:hAnsi="Arial" w:cs="Arial"/>
          <w:color w:val="000000" w:themeColor="text1"/>
        </w:rPr>
        <w:br w:type="page"/>
      </w:r>
    </w:p>
    <w:p w:rsidRPr="008B5D1D" w:rsidR="009D651B" w:rsidP="00242C61" w:rsidRDefault="009D651B" w14:paraId="327CC6E3" w14:textId="766D3245">
      <w:pPr>
        <w:pStyle w:val="Heading1"/>
        <w:spacing w:line="360" w:lineRule="auto"/>
        <w:jc w:val="both"/>
        <w:rPr>
          <w:rFonts w:ascii="Arial" w:hAnsi="Arial" w:cs="Arial"/>
          <w:color w:val="000000" w:themeColor="text1"/>
          <w:sz w:val="28"/>
          <w:szCs w:val="28"/>
        </w:rPr>
        <w:pPrChange w:author="Ana Cristina Machado Russo" w:date="2025-12-29T09:43:00Z" w16du:dateUtc="2025-12-29T09:43:00Z" w:id="563">
          <w:pPr>
            <w:pStyle w:val="Heading1"/>
            <w:spacing w:line="360" w:lineRule="auto"/>
          </w:pPr>
        </w:pPrChange>
      </w:pPr>
      <w:bookmarkStart w:name="_Toc216955753" w:id="564"/>
      <w:r w:rsidRPr="008B5D1D">
        <w:rPr>
          <w:rFonts w:ascii="Arial" w:hAnsi="Arial" w:cs="Arial"/>
          <w:color w:val="000000" w:themeColor="text1"/>
          <w:sz w:val="28"/>
          <w:szCs w:val="28"/>
        </w:rPr>
        <w:t>Appendices</w:t>
      </w:r>
      <w:bookmarkEnd w:id="564"/>
    </w:p>
    <w:p w:rsidRPr="008D3D98" w:rsidR="00E731C8" w:rsidP="00242C61" w:rsidRDefault="001B3252" w14:paraId="007316E0" w14:textId="28D0F2C2">
      <w:pPr>
        <w:spacing w:line="360" w:lineRule="auto"/>
        <w:jc w:val="both"/>
        <w:rPr>
          <w:rFonts w:ascii="Arial" w:hAnsi="Arial" w:cs="Arial"/>
          <w:color w:val="000000" w:themeColor="text1"/>
        </w:rPr>
        <w:pPrChange w:author="Ana Cristina Machado Russo" w:date="2025-12-29T09:43:00Z" w16du:dateUtc="2025-12-29T09:43:00Z" w:id="565">
          <w:pPr>
            <w:spacing w:line="360" w:lineRule="auto"/>
          </w:pPr>
        </w:pPrChange>
      </w:pPr>
      <w:r>
        <w:rPr>
          <w:rFonts w:ascii="Arial" w:hAnsi="Arial" w:cs="Arial"/>
          <w:noProof/>
          <w:color w:val="000000" w:themeColor="text1"/>
        </w:rPr>
        <mc:AlternateContent>
          <mc:Choice Requires="wpg">
            <w:drawing>
              <wp:anchor distT="0" distB="0" distL="114300" distR="114300" simplePos="0" relativeHeight="251658240" behindDoc="0" locked="0" layoutInCell="1" allowOverlap="1" wp14:anchorId="33F4A2E3" wp14:editId="3E51E38B">
                <wp:simplePos x="0" y="0"/>
                <wp:positionH relativeFrom="margin">
                  <wp:align>center</wp:align>
                </wp:positionH>
                <wp:positionV relativeFrom="paragraph">
                  <wp:posOffset>593725</wp:posOffset>
                </wp:positionV>
                <wp:extent cx="4511040" cy="3255010"/>
                <wp:effectExtent l="0" t="0" r="3810" b="2540"/>
                <wp:wrapTight wrapText="bothSides">
                  <wp:wrapPolygon edited="0">
                    <wp:start x="0" y="0"/>
                    <wp:lineTo x="0" y="21490"/>
                    <wp:lineTo x="21527" y="21490"/>
                    <wp:lineTo x="21527" y="0"/>
                    <wp:lineTo x="0" y="0"/>
                  </wp:wrapPolygon>
                </wp:wrapTight>
                <wp:docPr id="1448525037" name="Group 4"/>
                <wp:cNvGraphicFramePr/>
                <a:graphic xmlns:a="http://schemas.openxmlformats.org/drawingml/2006/main">
                  <a:graphicData uri="http://schemas.microsoft.com/office/word/2010/wordprocessingGroup">
                    <wpg:wgp>
                      <wpg:cNvGrpSpPr/>
                      <wpg:grpSpPr>
                        <a:xfrm>
                          <a:off x="0" y="0"/>
                          <a:ext cx="4511040" cy="3255010"/>
                          <a:chOff x="0" y="0"/>
                          <a:chExt cx="4511040" cy="3255010"/>
                        </a:xfrm>
                      </wpg:grpSpPr>
                      <pic:pic xmlns:pic="http://schemas.openxmlformats.org/drawingml/2006/picture">
                        <pic:nvPicPr>
                          <pic:cNvPr id="324405757" name="Picture 1" descr="A map of europe with orange spots&#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11040" cy="3255010"/>
                          </a:xfrm>
                          <a:prstGeom prst="rect">
                            <a:avLst/>
                          </a:prstGeom>
                        </pic:spPr>
                      </pic:pic>
                      <pic:pic xmlns:pic="http://schemas.openxmlformats.org/drawingml/2006/picture">
                        <pic:nvPicPr>
                          <pic:cNvPr id="1617916084" name="Picture 1" descr="A map of europe with orange spots&#10;&#10;AI-generated content may be incorrect."/>
                          <pic:cNvPicPr>
                            <a:picLocks noChangeAspect="1"/>
                          </pic:cNvPicPr>
                        </pic:nvPicPr>
                        <pic:blipFill rotWithShape="1">
                          <a:blip r:embed="rId22" cstate="print">
                            <a:extLst>
                              <a:ext uri="{28A0092B-C50C-407E-A947-70E740481C1C}">
                                <a14:useLocalDpi xmlns:a14="http://schemas.microsoft.com/office/drawing/2010/main" val="0"/>
                              </a:ext>
                            </a:extLst>
                          </a:blip>
                          <a:srcRect l="2678" t="69177" r="80877" b="16238"/>
                          <a:stretch>
                            <a:fillRect/>
                          </a:stretch>
                        </pic:blipFill>
                        <pic:spPr bwMode="auto">
                          <a:xfrm>
                            <a:off x="2246463" y="331398"/>
                            <a:ext cx="1948180" cy="1246505"/>
                          </a:xfrm>
                          <a:prstGeom prst="rect">
                            <a:avLst/>
                          </a:prstGeom>
                          <a:ln w="28575">
                            <a:solidFill>
                              <a:schemeClr val="tx1"/>
                            </a:solidFill>
                          </a:ln>
                          <a:extLst>
                            <a:ext uri="{53640926-AAD7-44D8-BBD7-CCE9431645EC}">
                              <a14:shadowObscured xmlns:a14="http://schemas.microsoft.com/office/drawing/2010/main"/>
                            </a:ext>
                          </a:extLst>
                        </pic:spPr>
                      </pic:pic>
                      <wps:wsp>
                        <wps:cNvPr id="843380860" name="Straight Connector 2"/>
                        <wps:cNvCnPr/>
                        <wps:spPr>
                          <a:xfrm flipH="1">
                            <a:off x="120770" y="327804"/>
                            <a:ext cx="2125693" cy="195913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4996331" name="Rectangle 3"/>
                        <wps:cNvSpPr/>
                        <wps:spPr>
                          <a:xfrm>
                            <a:off x="122567" y="2287797"/>
                            <a:ext cx="596745" cy="40217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820255" name="Straight Connector 2"/>
                        <wps:cNvCnPr/>
                        <wps:spPr>
                          <a:xfrm flipH="1">
                            <a:off x="715993" y="1578634"/>
                            <a:ext cx="3476853" cy="111111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w14:anchorId="7E1CD2F2">
              <v:group id="Group 4" style="position:absolute;margin-left:0;margin-top:46.75pt;width:355.2pt;height:256.3pt;z-index:251658240;mso-position-horizontal:center;mso-position-horizontal-relative:margin" coordsize="45110,32550" o:spid="_x0000_s1026" w14:anchorId="00F56ED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">
                <v:shape id="Picture 1" style="position:absolute;width:45110;height:32550;visibility:visible;mso-wrap-style:square" alt="A map of europe with orange spots&#10;&#10;AI-generated content may be incorrec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">
                  <v:imagedata o:title="A map of europe with orange spots&#10;&#10;AI-generated content may be incorrect" r:id="rId24"/>
                </v:shape>
                <v:shape id="Picture 1" style="position:absolute;left:22464;top:3313;width:19482;height:12466;visibility:visible;mso-wrap-style:square" alt="A map of europe with orange spots&#10;&#10;AI-generated content may be incorrect." o:spid="_x0000_s1028" stroked="t" strokecolor="black [3213]" strokeweight="2.25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">
                  <v:imagedata cropleft="1755f" croptop="45336f" cropright="53004f" cropbottom="10642f" o:title="A map of europe with orange spots&#10;&#10;AI-generated content may be incorrect" r:id="rId24"/>
                  <v:path arrowok="t"/>
                </v:shape>
                <v:line id="Straight Connector 2" style="position:absolute;flip:x;visibility:visible;mso-wrap-style:square" o:spid="_x0000_s1029" strokecolor="black [3213]" strokeweight="1.5pt" o:connectortype="straight" from="1207,3278" to="22464,2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">
                  <v:stroke joinstyle="miter"/>
                </v:line>
                <v:rect id="Rectangle 3" style="position:absolute;left:1225;top:22877;width:5968;height:4022;visibility:visible;mso-wrap-style:square;v-text-anchor:middle" o:spid="_x0000_s1030" filled="f" strokecolor="#09101d [484]"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"/>
                <v:line id="Straight Connector 2" style="position:absolute;flip:x;visibility:visible;mso-wrap-style:square" o:spid="_x0000_s1031" strokecolor="black [3213]" strokeweight="1.5pt" o:connectortype="straight" from="7159,15786" to="41928,2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">
                  <v:stroke joinstyle="miter"/>
                </v:line>
                <w10:wrap type="tight" anchorx="margin"/>
              </v:group>
            </w:pict>
          </mc:Fallback>
        </mc:AlternateContent>
      </w:r>
      <w:r w:rsidR="00FC257C">
        <w:rPr>
          <w:rFonts w:ascii="Arial" w:hAnsi="Arial" w:cs="Arial"/>
          <w:color w:val="000000" w:themeColor="text1"/>
        </w:rPr>
        <w:t>A</w:t>
      </w:r>
      <w:r w:rsidR="00E54E09">
        <w:rPr>
          <w:rFonts w:ascii="Arial" w:hAnsi="Arial" w:cs="Arial"/>
          <w:color w:val="000000" w:themeColor="text1"/>
        </w:rPr>
        <w:t>ppendix</w:t>
      </w:r>
      <w:r w:rsidR="00FC257C">
        <w:rPr>
          <w:rFonts w:ascii="Arial" w:hAnsi="Arial" w:cs="Arial"/>
          <w:color w:val="000000" w:themeColor="text1"/>
        </w:rPr>
        <w:t xml:space="preserve"> 1 – Representation of FRP intensity </w:t>
      </w:r>
      <w:r w:rsidR="00193FBB">
        <w:rPr>
          <w:rFonts w:ascii="Arial" w:hAnsi="Arial" w:cs="Arial"/>
          <w:color w:val="000000" w:themeColor="text1"/>
        </w:rPr>
        <w:t>for study area, in particular the concentration of fires in the north of Iberia</w:t>
      </w:r>
      <w:r w:rsidR="00EC2ED7">
        <w:rPr>
          <w:rFonts w:ascii="Arial" w:hAnsi="Arial" w:cs="Arial"/>
          <w:color w:val="000000" w:themeColor="text1"/>
        </w:rPr>
        <w:t>, to explain reason of masks creation</w:t>
      </w:r>
      <w:r w:rsidR="00193FBB">
        <w:rPr>
          <w:rFonts w:ascii="Arial" w:hAnsi="Arial" w:cs="Arial"/>
          <w:color w:val="000000" w:themeColor="text1"/>
        </w:rPr>
        <w:t>.</w:t>
      </w:r>
    </w:p>
    <w:sectPr w:rsidRPr="008D3D98" w:rsidR="00E731C8" w:rsidSect="006F0F4C">
      <w:footerReference w:type="default" r:id="rId25"/>
      <w:footerReference w:type="first" r:id="rId26"/>
      <w:pgSz w:w="11906" w:h="16838" w:orient="portrait"/>
      <w:pgMar w:top="1418" w:right="1418"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M" w:author="Ana Cristina Machado Russo" w:date="2025-12-29T09:42:00Z" w:id="27">
    <w:p w:rsidR="00242C61" w:rsidP="00242C61" w:rsidRDefault="00242C61" w14:paraId="70AA1FB3" w14:textId="77777777">
      <w:pPr>
        <w:pStyle w:val="CommentText"/>
      </w:pPr>
      <w:r>
        <w:rPr>
          <w:rStyle w:val="CommentReference"/>
        </w:rPr>
        <w:annotationRef/>
      </w:r>
      <w:r>
        <w:t>É mesmo assim o formato portugues? Não é Resumo?</w:t>
      </w:r>
    </w:p>
  </w:comment>
  <w:comment w:initials="AM" w:author="Ana Cristina Machado Russo" w:date="2025-12-29T09:50:00Z" w:id="28">
    <w:p w:rsidR="00242C61" w:rsidP="00242C61" w:rsidRDefault="00242C61" w14:paraId="7EEF3F5D" w14:textId="77777777">
      <w:pPr>
        <w:pStyle w:val="CommentText"/>
      </w:pPr>
      <w:r>
        <w:rPr>
          <w:rStyle w:val="CommentReference"/>
        </w:rPr>
        <w:annotationRef/>
      </w:r>
      <w:r>
        <w:t>Não devia ser apenas o resumo de baixo?</w:t>
      </w:r>
    </w:p>
  </w:comment>
  <w:comment w:initials="AM" w:author="Ana Cristina Machado Russo" w:date="2025-12-29T09:50:00Z" w:id="43">
    <w:p w:rsidR="00242C61" w:rsidP="00242C61" w:rsidRDefault="00242C61" w14:paraId="5A5D42A7" w14:textId="77777777">
      <w:pPr>
        <w:pStyle w:val="CommentText"/>
      </w:pPr>
      <w:r>
        <w:rPr>
          <w:rStyle w:val="CommentReference"/>
        </w:rPr>
        <w:annotationRef/>
      </w:r>
      <w:r>
        <w:t>Altera o inicio da introdução com base neste pedaço</w:t>
      </w:r>
    </w:p>
  </w:comment>
  <w:comment w:initials="AM" w:author="Ana Cristina Machado Russo" w:date="2025-12-29T09:51:00Z" w:id="44">
    <w:p w:rsidR="00242C61" w:rsidP="00242C61" w:rsidRDefault="00242C61" w14:paraId="550678D3" w14:textId="77777777">
      <w:pPr>
        <w:pStyle w:val="CommentText"/>
      </w:pPr>
      <w:r>
        <w:rPr>
          <w:rStyle w:val="CommentReference"/>
        </w:rPr>
        <w:annotationRef/>
      </w:r>
      <w:r>
        <w:t>Traduz para portugues e escreve o resumo em portugues</w:t>
      </w:r>
    </w:p>
  </w:comment>
  <w:comment w:initials="AM" w:author="Ana Cristina Machado Russo" w:date="2025-12-29T09:51:00Z" w:id="50">
    <w:p w:rsidR="00242C61" w:rsidP="00242C61" w:rsidRDefault="00242C61" w14:paraId="4CB1D1D9" w14:textId="77777777">
      <w:pPr>
        <w:pStyle w:val="CommentText"/>
      </w:pPr>
      <w:r>
        <w:rPr>
          <w:rStyle w:val="CommentReference"/>
        </w:rPr>
        <w:annotationRef/>
      </w:r>
      <w:r>
        <w:t>Vejo no fim</w:t>
      </w:r>
    </w:p>
  </w:comment>
  <w:comment w:initials="AM" w:author="Ana Cristina Machado Russo" w:date="2025-12-29T09:52:00Z" w:id="119">
    <w:p w:rsidR="00242C61" w:rsidP="00242C61" w:rsidRDefault="00242C61" w14:paraId="1296B830" w14:textId="77777777">
      <w:pPr>
        <w:pStyle w:val="CommentText"/>
      </w:pPr>
      <w:r>
        <w:rPr>
          <w:rStyle w:val="CommentReference"/>
        </w:rPr>
        <w:annotationRef/>
      </w:r>
      <w:r>
        <w:t>Donde tiraste isto?</w:t>
      </w:r>
    </w:p>
  </w:comment>
  <w:comment w:initials="AM" w:author="Ana Cristina Machado Russo" w:date="2025-12-29T09:56:00Z" w:id="137">
    <w:p w:rsidR="00C6704F" w:rsidP="00C6704F" w:rsidRDefault="00C6704F" w14:paraId="2DBB88CE" w14:textId="77777777">
      <w:pPr>
        <w:pStyle w:val="CommentText"/>
      </w:pPr>
      <w:r>
        <w:rPr>
          <w:rStyle w:val="CommentReference"/>
        </w:rPr>
        <w:annotationRef/>
      </w:r>
      <w:r>
        <w:t>Of what? Fires? Extreme weather events which contribute to the occurrence of fires?</w:t>
      </w:r>
    </w:p>
  </w:comment>
  <w:comment w:initials="AM" w:author="Ana Cristina Machado Russo" w:date="2025-12-29T09:58:00Z" w:id="145">
    <w:p w:rsidR="00C6704F" w:rsidP="00C6704F" w:rsidRDefault="00C6704F" w14:paraId="59562714" w14:textId="77777777">
      <w:pPr>
        <w:pStyle w:val="CommentText"/>
      </w:pPr>
      <w:r>
        <w:rPr>
          <w:rStyle w:val="CommentReference"/>
        </w:rPr>
        <w:annotationRef/>
      </w:r>
      <w:r>
        <w:t>Como é que impactam?</w:t>
      </w:r>
    </w:p>
  </w:comment>
  <w:comment w:initials="AM" w:author="Ana Cristina Machado Russo" w:date="2025-12-29T09:59:00Z" w:id="146">
    <w:p w:rsidR="00C6704F" w:rsidP="00C6704F" w:rsidRDefault="00C6704F" w14:paraId="29FED9BB" w14:textId="77777777">
      <w:pPr>
        <w:pStyle w:val="CommentText"/>
      </w:pPr>
      <w:r>
        <w:rPr>
          <w:rStyle w:val="CommentReference"/>
        </w:rPr>
        <w:annotationRef/>
      </w:r>
      <w:r>
        <w:t>O que fazem esses gases?</w:t>
      </w:r>
    </w:p>
  </w:comment>
  <w:comment w:initials="SM" w:author="Sofia Margarida Matias Rodrigues" w:date="2025-12-02T19:31:00Z" w:id="163">
    <w:p w:rsidR="00862E3D" w:rsidP="00862E3D" w:rsidRDefault="00862E3D" w14:paraId="559CAEBA" w14:textId="77777777">
      <w:pPr>
        <w:pStyle w:val="CommentText"/>
      </w:pPr>
      <w:r>
        <w:rPr>
          <w:rStyle w:val="CommentReference"/>
        </w:rPr>
        <w:annotationRef/>
      </w:r>
      <w:r>
        <w:t>Replace if not in use of ML</w:t>
      </w:r>
    </w:p>
  </w:comment>
  <w:comment w:initials="AM" w:author="Ana Cristina Machado Russo" w:date="2025-12-29T10:11:00Z" w:id="165">
    <w:p w:rsidR="00CA0FFD" w:rsidP="00CA0FFD" w:rsidRDefault="00CA0FFD" w14:paraId="1E4DCFAE" w14:textId="77777777">
      <w:pPr>
        <w:pStyle w:val="CommentText"/>
      </w:pPr>
      <w:r>
        <w:rPr>
          <w:rStyle w:val="CommentReference"/>
        </w:rPr>
        <w:annotationRef/>
      </w:r>
      <w:r>
        <w:t>Isto está detalhado demais para a introdução. Eu reduzia aqui, aproveitando o texto para os dados e métodos</w:t>
      </w:r>
    </w:p>
  </w:comment>
  <w:comment w:initials="AM" w:author="Ana Cristina Machado Russo" w:date="2025-12-29T10:11:00Z" w:id="167">
    <w:p w:rsidR="00CA0FFD" w:rsidP="00CA0FFD" w:rsidRDefault="00CA0FFD" w14:paraId="45BB6668" w14:textId="77777777">
      <w:pPr>
        <w:pStyle w:val="CommentText"/>
      </w:pPr>
      <w:r>
        <w:rPr>
          <w:rStyle w:val="CommentReference"/>
        </w:rPr>
        <w:annotationRef/>
      </w:r>
      <w:r>
        <w:t>Falta verificar depois de decidirmos se se inclui ML ou não</w:t>
      </w:r>
    </w:p>
  </w:comment>
  <w:comment w:initials="SM" w:author="Sofia Margarida Matias Rodrigues" w:date="2025-12-02T19:53:00Z" w:id="171">
    <w:p w:rsidR="00AC5F39" w:rsidP="00AC5F39" w:rsidRDefault="00AC5F39" w14:paraId="56A1F5E7" w14:textId="77777777">
      <w:pPr>
        <w:pStyle w:val="CommentText"/>
      </w:pPr>
      <w:r>
        <w:rPr>
          <w:rStyle w:val="CommentReference"/>
        </w:rPr>
        <w:annotationRef/>
      </w:r>
      <w:r>
        <w:t>Revise</w:t>
      </w:r>
    </w:p>
  </w:comment>
  <w:comment w:initials="AM" w:author="Ana Cristina Machado Russo" w:date="2025-12-29T10:13:00Z" w:id="177">
    <w:p w:rsidR="00CA0FFD" w:rsidP="00CA0FFD" w:rsidRDefault="00CA0FFD" w14:paraId="0B85E04A" w14:textId="77777777">
      <w:pPr>
        <w:pStyle w:val="CommentText"/>
      </w:pPr>
      <w:r>
        <w:rPr>
          <w:rStyle w:val="CommentReference"/>
        </w:rPr>
        <w:annotationRef/>
      </w:r>
      <w:r>
        <w:t>Ainda precisa de imenso trabalho. Ve as teses do André, e dos alunos da OsloMet. Acho que deves ter estas teses mas se não tiveres avisa que eu envio</w:t>
      </w:r>
    </w:p>
  </w:comment>
  <w:comment w:initials="SM" w:author="Sofia Margarida Matias Rodrigues" w:date="2025-12-18T12:23:00Z" w:id="180">
    <w:p w:rsidR="00215566" w:rsidP="00215566" w:rsidRDefault="00215566" w14:paraId="2454C802" w14:textId="77777777">
      <w:pPr>
        <w:pStyle w:val="CommentText"/>
      </w:pPr>
      <w:r>
        <w:rPr>
          <w:rStyle w:val="CommentReference"/>
        </w:rPr>
        <w:annotationRef/>
      </w:r>
      <w:r>
        <w:rPr>
          <w:color w:val="000000"/>
        </w:rPr>
        <w:t>COMPARAR COM O QUE FOI FEITO NA MINHA TESE?</w:t>
      </w:r>
    </w:p>
  </w:comment>
  <w:comment w:initials="AM" w:author="Ana Cristina Machado Russo" w:date="2025-12-29T10:15:00Z" w:id="270">
    <w:p w:rsidR="00CA0FFD" w:rsidP="00CA0FFD" w:rsidRDefault="00CA0FFD" w14:paraId="701589A1" w14:textId="77777777">
      <w:pPr>
        <w:pStyle w:val="CommentText"/>
      </w:pPr>
      <w:r>
        <w:rPr>
          <w:rStyle w:val="CommentReference"/>
        </w:rPr>
        <w:annotationRef/>
      </w:r>
      <w:r>
        <w:t>Usar referências cientificas: artigos, relatórios...</w:t>
      </w:r>
    </w:p>
  </w:comment>
  <w:comment w:initials="AM" w:author="Ana Cristina Machado Russo" w:date="2025-12-29T10:37:00Z" w:id="343">
    <w:p w:rsidR="008A3924" w:rsidP="008A3924" w:rsidRDefault="008A3924" w14:paraId="66B7FC28" w14:textId="77777777">
      <w:pPr>
        <w:pStyle w:val="CommentText"/>
      </w:pPr>
      <w:r>
        <w:rPr>
          <w:rStyle w:val="CommentReference"/>
        </w:rPr>
        <w:annotationRef/>
      </w:r>
      <w:r>
        <w:t>Precisa de estar mais claro como no caso dos anteriores</w:t>
      </w:r>
    </w:p>
  </w:comment>
  <w:comment w:initials="SM" w:author="Sofia Margarida Matias Rodrigues" w:date="2025-05-28T12:20:00Z" w:id="351">
    <w:p w:rsidR="00D2635A" w:rsidP="00D2635A" w:rsidRDefault="00D2635A" w14:paraId="25032192" w14:textId="575A323E">
      <w:pPr>
        <w:pStyle w:val="CommentText"/>
      </w:pPr>
      <w:r>
        <w:rPr>
          <w:rStyle w:val="CommentReference"/>
        </w:rPr>
        <w:annotationRef/>
      </w:r>
      <w:r>
        <w:t>Before or after variables?</w:t>
      </w:r>
    </w:p>
  </w:comment>
  <w:comment w:initials="SM" w:author="Sofia Margarida Matias Rodrigues" w:date="2025-12-08T12:06:00Z" w:id="353">
    <w:p w:rsidR="00DE468B" w:rsidP="00DE468B" w:rsidRDefault="00DE468B" w14:paraId="7940860C" w14:textId="77777777">
      <w:pPr>
        <w:pStyle w:val="CommentText"/>
      </w:pPr>
      <w:r>
        <w:rPr>
          <w:rStyle w:val="CommentReference"/>
        </w:rPr>
        <w:annotationRef/>
      </w:r>
      <w:r>
        <w:t>Explain with more detail?</w:t>
      </w:r>
    </w:p>
  </w:comment>
  <w:comment w:initials="AM" w:author="Ana Cristina Machado Russo" w:date="2025-12-29T10:38:00Z" w:id="354">
    <w:p w:rsidR="008A3924" w:rsidP="008A3924" w:rsidRDefault="008A3924" w14:paraId="64377087" w14:textId="77777777">
      <w:pPr>
        <w:pStyle w:val="CommentText"/>
      </w:pPr>
      <w:r>
        <w:rPr>
          <w:rStyle w:val="CommentReference"/>
        </w:rPr>
        <w:annotationRef/>
      </w:r>
      <w:r>
        <w:t>Isto acontece para o CAMS ou ERA5? Ou para os dois?</w:t>
      </w:r>
    </w:p>
  </w:comment>
  <w:comment w:initials="AM" w:author="Ana Cristina Machado Russo" w:date="2025-12-29T10:41:00Z" w:id="360">
    <w:p w:rsidR="008A3924" w:rsidP="008A3924" w:rsidRDefault="008A3924" w14:paraId="7EAACEF0" w14:textId="77777777">
      <w:pPr>
        <w:pStyle w:val="CommentText"/>
      </w:pPr>
      <w:r>
        <w:rPr>
          <w:rStyle w:val="CommentReference"/>
        </w:rPr>
        <w:annotationRef/>
      </w:r>
      <w:r>
        <w:t>Falta dizer do ERA5 se foi á superficie ou se foi a algum mnivel de pressão especifico</w:t>
      </w:r>
    </w:p>
  </w:comment>
  <w:comment w:initials="SM" w:author="Sofia Margarida Matias Rodrigues" w:date="2025-06-02T10:25:00Z" w:id="361">
    <w:p w:rsidR="00C86A6C" w:rsidP="00C86A6C" w:rsidRDefault="00C86A6C" w14:paraId="795A396E" w14:textId="2314BB67">
      <w:pPr>
        <w:pStyle w:val="CommentText"/>
      </w:pPr>
      <w:r>
        <w:rPr>
          <w:rStyle w:val="CommentReference"/>
        </w:rPr>
        <w:annotationRef/>
      </w:r>
      <w:r>
        <w:t>Mencionar variaveis antes ou depois?</w:t>
      </w:r>
    </w:p>
  </w:comment>
  <w:comment w:initials="AM" w:author="Ana Cristina Machado Russo" w:date="2025-12-29T10:40:00Z" w:id="362">
    <w:p w:rsidR="008A3924" w:rsidP="008A3924" w:rsidRDefault="008A3924" w14:paraId="194AB044" w14:textId="77777777">
      <w:pPr>
        <w:pStyle w:val="CommentText"/>
      </w:pPr>
      <w:r>
        <w:rPr>
          <w:rStyle w:val="CommentReference"/>
        </w:rPr>
        <w:annotationRef/>
      </w:r>
      <w:r>
        <w:t>depois</w:t>
      </w:r>
    </w:p>
  </w:comment>
  <w:comment w:initials="AM" w:author="Ana Cristina Machado Russo" w:date="2025-12-29T10:43:00Z" w:id="392">
    <w:p w:rsidR="00F779C0" w:rsidP="00F779C0" w:rsidRDefault="00F779C0" w14:paraId="21B283A0" w14:textId="77777777">
      <w:pPr>
        <w:pStyle w:val="CommentText"/>
      </w:pPr>
      <w:r>
        <w:rPr>
          <w:rStyle w:val="CommentReference"/>
        </w:rPr>
        <w:annotationRef/>
      </w:r>
      <w:r>
        <w:t>A ref tem de vir acima e não aqui</w:t>
      </w:r>
    </w:p>
  </w:comment>
  <w:comment w:initials="SM" w:author="Sofia Margarida Matias Rodrigues" w:date="2025-12-18T14:42:00Z" w:id="403">
    <w:p w:rsidR="00DE022C" w:rsidP="00DE022C" w:rsidRDefault="00DE022C" w14:paraId="6FCC3A9C" w14:textId="77777777">
      <w:pPr>
        <w:pStyle w:val="CommentText"/>
      </w:pPr>
      <w:r>
        <w:rPr>
          <w:rStyle w:val="CommentReference"/>
        </w:rPr>
        <w:annotationRef/>
      </w:r>
      <w:r>
        <w:t>Not in use for results, keep?</w:t>
      </w:r>
    </w:p>
  </w:comment>
  <w:comment w:initials="SM" w:author="Sofia Margarida Matias Rodrigues" w:date="2025-12-18T15:05:00Z" w:id="428">
    <w:p w:rsidR="00FE79B8" w:rsidP="00FE79B8" w:rsidRDefault="005514A0" w14:paraId="6AA7638F" w14:textId="77777777">
      <w:pPr>
        <w:pStyle w:val="CommentText"/>
      </w:pPr>
      <w:r>
        <w:rPr>
          <w:rStyle w:val="CommentReference"/>
        </w:rPr>
        <w:annotationRef/>
      </w:r>
      <w:r w:rsidR="00FE79B8">
        <w:t>Temp from K to C - yes</w:t>
      </w:r>
      <w:r w:rsidR="00FE79B8">
        <w:br/>
      </w:r>
      <w:r w:rsidR="00FE79B8">
        <w:t>Wind speed and direction calculation - yes</w:t>
      </w:r>
      <w:r w:rsidR="00FE79B8">
        <w:br/>
      </w:r>
      <w:r w:rsidR="00FE79B8">
        <w:t>Precipitation from m to mm - yes</w:t>
      </w:r>
      <w:r w:rsidR="00FE79B8">
        <w:br/>
      </w:r>
      <w:r w:rsidR="00FE79B8">
        <w:t>Changing variables names to match given data - yes</w:t>
      </w:r>
      <w:r w:rsidR="00FE79B8">
        <w:br/>
      </w:r>
      <w:r w:rsidR="00FE79B8">
        <w:t>Convert coordinates - yes</w:t>
      </w:r>
      <w:r w:rsidR="00FE79B8">
        <w:br/>
      </w:r>
      <w:r w:rsidR="00FE79B8">
        <w:t>Crop to study area - yes</w:t>
      </w:r>
      <w:r w:rsidR="00FE79B8">
        <w:br/>
      </w:r>
      <w:r w:rsidR="00FE79B8">
        <w:t>Convert units of pollutants - yes</w:t>
      </w:r>
      <w:r w:rsidR="00FE79B8">
        <w:br/>
      </w:r>
      <w:r w:rsidR="00FE79B8">
        <w:t>Meteo regrid - yes</w:t>
      </w:r>
      <w:r w:rsidR="00FE79B8">
        <w:br/>
      </w:r>
      <w:r w:rsidR="00FE79B8">
        <w:t>Daily stats for all data</w:t>
      </w:r>
      <w:r w:rsidR="00FE79B8">
        <w:br/>
      </w:r>
      <w:r w:rsidR="00FE79B8">
        <w:t>Remove &lt;= 50 MW frp</w:t>
      </w:r>
      <w:r w:rsidR="00FE79B8">
        <w:br/>
      </w:r>
      <w:r w:rsidR="00FE79B8">
        <w:t>Wildfire from point to grid</w:t>
      </w:r>
      <w:r w:rsidR="00FE79B8">
        <w:br/>
      </w:r>
      <w:r w:rsidR="00FE79B8">
        <w:t>Assimilation of all 3 types of data into 1 huge dataset</w:t>
      </w:r>
    </w:p>
  </w:comment>
  <w:comment w:initials="SM" w:author="Sofia Margarida Matias Rodrigues" w:date="2025-12-18T14:43:00Z" w:id="445">
    <w:p w:rsidR="00DE022C" w:rsidP="00DE022C" w:rsidRDefault="00DE022C" w14:paraId="20A4D16F" w14:textId="0A4EB686">
      <w:pPr>
        <w:pStyle w:val="CommentText"/>
      </w:pPr>
      <w:r>
        <w:rPr>
          <w:rStyle w:val="CommentReference"/>
        </w:rPr>
        <w:annotationRef/>
      </w:r>
      <w:r>
        <w:t>Not in results, keep?</w:t>
      </w:r>
    </w:p>
  </w:comment>
  <w:comment w:initials="AM" w:author="Ana Cristina Machado Russo" w:date="2025-12-29T11:01:00Z" w:id="446">
    <w:p w:rsidR="00137BCD" w:rsidP="00137BCD" w:rsidRDefault="00137BCD" w14:paraId="7518731B" w14:textId="77777777">
      <w:pPr>
        <w:pStyle w:val="CommentText"/>
      </w:pPr>
      <w:r>
        <w:rPr>
          <w:rStyle w:val="CommentReference"/>
        </w:rPr>
        <w:annotationRef/>
      </w:r>
      <w:r>
        <w:t>não</w:t>
      </w:r>
    </w:p>
  </w:comment>
  <w:comment w:initials="SM" w:author="Sofia Margarida Matias Rodrigues" w:date="2025-12-18T14:53:00Z" w:id="458">
    <w:p w:rsidR="00DD5194" w:rsidP="00DD5194" w:rsidRDefault="00DD5194" w14:paraId="541DC8FD" w14:textId="77777777">
      <w:pPr>
        <w:pStyle w:val="CommentText"/>
      </w:pPr>
      <w:r>
        <w:rPr>
          <w:rStyle w:val="CommentReference"/>
        </w:rPr>
        <w:annotationRef/>
      </w:r>
      <w:r>
        <w:t>If keep, need to better refrase it</w:t>
      </w:r>
    </w:p>
  </w:comment>
  <w:comment w:initials="AM" w:author="Ana Cristina Machado Russo" w:date="2025-12-29T11:03:00Z" w:id="459">
    <w:p w:rsidR="00137BCD" w:rsidP="00137BCD" w:rsidRDefault="00137BCD" w14:paraId="47DE64EC" w14:textId="77777777">
      <w:pPr>
        <w:pStyle w:val="CommentText"/>
      </w:pPr>
      <w:r>
        <w:rPr>
          <w:rStyle w:val="CommentReference"/>
        </w:rPr>
        <w:annotationRef/>
      </w:r>
      <w:r>
        <w:t>Muito confuso, n\ao percebo o fim da frase</w:t>
      </w:r>
    </w:p>
  </w:comment>
  <w:comment w:initials="SM" w:author="Sofia Margarida Matias Rodrigues" w:date="2025-12-18T15:00:00Z" w:id="473">
    <w:p w:rsidR="008D5525" w:rsidP="008D5525" w:rsidRDefault="008D5525" w14:paraId="2F68578B" w14:textId="77777777">
      <w:pPr>
        <w:pStyle w:val="CommentText"/>
      </w:pPr>
      <w:r>
        <w:rPr>
          <w:rStyle w:val="CommentReference"/>
        </w:rPr>
        <w:annotationRef/>
      </w:r>
      <w:r>
        <w:t>Explain more? e.g. dizer que passei de dados tri horarios para 1 único valor diario?</w:t>
      </w:r>
    </w:p>
  </w:comment>
  <w:comment w:initials="AM" w:author="Ana Cristina Machado Russo" w:date="2025-12-29T11:04:00Z" w:id="474">
    <w:p w:rsidR="00137BCD" w:rsidP="00137BCD" w:rsidRDefault="00137BCD" w14:paraId="272D3A49" w14:textId="77777777">
      <w:pPr>
        <w:pStyle w:val="CommentText"/>
      </w:pPr>
      <w:r>
        <w:rPr>
          <w:rStyle w:val="CommentReference"/>
        </w:rPr>
        <w:annotationRef/>
      </w:r>
      <w:r>
        <w:t>Assim est]a ok</w:t>
      </w:r>
    </w:p>
  </w:comment>
  <w:comment w:initials="AM" w:author="Ana Cristina Machado Russo" w:date="2025-12-29T11:06:00Z" w:id="479">
    <w:p w:rsidR="00137BCD" w:rsidP="00137BCD" w:rsidRDefault="00137BCD" w14:paraId="64C8FB44" w14:textId="77777777">
      <w:pPr>
        <w:pStyle w:val="CommentText"/>
      </w:pPr>
      <w:r>
        <w:rPr>
          <w:rStyle w:val="CommentReference"/>
        </w:rPr>
        <w:annotationRef/>
      </w:r>
      <w:r>
        <w:t>Usaste algum processo especifico para fazer este processo?</w:t>
      </w:r>
    </w:p>
  </w:comment>
  <w:comment w:initials="SM" w:author="Sofia Margarida Matias Rodrigues" w:date="2025-12-18T15:22:00Z" w:id="482">
    <w:p w:rsidR="00553353" w:rsidP="00553353" w:rsidRDefault="00553353" w14:paraId="7157668E" w14:textId="77777777">
      <w:pPr>
        <w:pStyle w:val="CommentText"/>
      </w:pPr>
      <w:r>
        <w:rPr>
          <w:rStyle w:val="CommentReference"/>
        </w:rPr>
        <w:annotationRef/>
      </w:r>
      <w:r>
        <w:t>Colocar foto do dataset antes e depois?</w:t>
      </w:r>
    </w:p>
  </w:comment>
  <w:comment w:initials="SM" w:author="Sofia Margarida Matias Rodrigues" w:date="2025-12-18T15:23:00Z" w:id="490">
    <w:p w:rsidR="0057149B" w:rsidP="0057149B" w:rsidRDefault="0057149B" w14:paraId="39E0BC40" w14:textId="77777777">
      <w:pPr>
        <w:pStyle w:val="CommentText"/>
      </w:pPr>
      <w:r>
        <w:rPr>
          <w:rStyle w:val="CommentReference"/>
        </w:rPr>
        <w:annotationRef/>
      </w:r>
      <w:r>
        <w:t>Time series</w:t>
      </w:r>
    </w:p>
  </w:comment>
  <w:comment w:initials="SM" w:author="Sofia Margarida Matias Rodrigues" w:date="2025-03-07T10:37:00Z" w:id="507">
    <w:p w:rsidRPr="008B5D1D" w:rsidR="003F2B93" w:rsidP="003F2B93" w:rsidRDefault="003F2B93" w14:paraId="120D53A5" w14:textId="7102BF5F">
      <w:pPr>
        <w:pStyle w:val="CommentText"/>
      </w:pPr>
      <w:r w:rsidRPr="008B5D1D">
        <w:rPr>
          <w:rStyle w:val="CommentReference"/>
        </w:rPr>
        <w:annotationRef/>
      </w:r>
      <w:r w:rsidRPr="008B5D1D">
        <w:t>Add a more detailed version</w:t>
      </w:r>
    </w:p>
  </w:comment>
  <w:comment w:initials="SM" w:author="Sofia Margarida Matias Rodrigues" w:date="2025-03-07T10:40:00Z" w:id="510">
    <w:p w:rsidR="000A0120" w:rsidP="000A0120" w:rsidRDefault="000A0120" w14:paraId="26747314" w14:textId="2087E163">
      <w:pPr>
        <w:pStyle w:val="CommentText"/>
      </w:pPr>
      <w:r w:rsidRPr="008B5D1D">
        <w:rPr>
          <w:rStyle w:val="CommentReference"/>
        </w:rPr>
        <w:annotationRef/>
      </w:r>
      <w:r w:rsidRPr="008B5D1D">
        <w:t>Identify caveats of these approaches to highlight the research gap</w:t>
      </w:r>
    </w:p>
  </w:comment>
</w:comments>
</file>

<file path=word/commentsExtended.xml><?xml version="1.0" encoding="utf-8"?>
<w15:commentsEx xmlns:mc="http://schemas.openxmlformats.org/markup-compatibility/2006" xmlns:w15="http://schemas.microsoft.com/office/word/2012/wordml" mc:Ignorable="w15">
  <w15:commentEx w15:done="0" w15:paraId="70AA1FB3"/>
  <w15:commentEx w15:done="0" w15:paraId="7EEF3F5D" w15:paraIdParent="70AA1FB3"/>
  <w15:commentEx w15:done="0" w15:paraId="5A5D42A7"/>
  <w15:commentEx w15:done="0" w15:paraId="550678D3" w15:paraIdParent="5A5D42A7"/>
  <w15:commentEx w15:done="0" w15:paraId="4CB1D1D9"/>
  <w15:commentEx w15:done="1" w15:paraId="1296B830"/>
  <w15:commentEx w15:done="0" w15:paraId="2DBB88CE"/>
  <w15:commentEx w15:done="1" w15:paraId="59562714"/>
  <w15:commentEx w15:done="1" w15:paraId="29FED9BB" w15:paraIdParent="59562714"/>
  <w15:commentEx w15:done="0" w15:paraId="559CAEBA"/>
  <w15:commentEx w15:done="0" w15:paraId="1E4DCFAE"/>
  <w15:commentEx w15:done="0" w15:paraId="45BB6668"/>
  <w15:commentEx w15:done="0" w15:paraId="56A1F5E7"/>
  <w15:commentEx w15:done="0" w15:paraId="0B85E04A"/>
  <w15:commentEx w15:done="0" w15:paraId="2454C802"/>
  <w15:commentEx w15:done="0" w15:paraId="701589A1"/>
  <w15:commentEx w15:done="0" w15:paraId="66B7FC28"/>
  <w15:commentEx w15:done="0" w15:paraId="25032192"/>
  <w15:commentEx w15:done="0" w15:paraId="7940860C"/>
  <w15:commentEx w15:done="0" w15:paraId="64377087" w15:paraIdParent="7940860C"/>
  <w15:commentEx w15:done="0" w15:paraId="7EAACEF0"/>
  <w15:commentEx w15:done="0" w15:paraId="795A396E"/>
  <w15:commentEx w15:done="0" w15:paraId="194AB044" w15:paraIdParent="795A396E"/>
  <w15:commentEx w15:done="0" w15:paraId="21B283A0"/>
  <w15:commentEx w15:done="0" w15:paraId="6FCC3A9C"/>
  <w15:commentEx w15:done="0" w15:paraId="6AA7638F"/>
  <w15:commentEx w15:done="0" w15:paraId="20A4D16F"/>
  <w15:commentEx w15:done="0" w15:paraId="7518731B" w15:paraIdParent="20A4D16F"/>
  <w15:commentEx w15:done="0" w15:paraId="541DC8FD"/>
  <w15:commentEx w15:done="0" w15:paraId="47DE64EC" w15:paraIdParent="541DC8FD"/>
  <w15:commentEx w15:done="0" w15:paraId="2F68578B"/>
  <w15:commentEx w15:done="0" w15:paraId="272D3A49" w15:paraIdParent="2F68578B"/>
  <w15:commentEx w15:done="0" w15:paraId="64C8FB44"/>
  <w15:commentEx w15:done="0" w15:paraId="7157668E"/>
  <w15:commentEx w15:done="0" w15:paraId="39E0BC40"/>
  <w15:commentEx w15:done="0" w15:paraId="120D53A5"/>
  <w15:commentEx w15:done="0" w15:paraId="2674731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BC20828" w16cex:dateUtc="2025-12-29T09:42:00Z"/>
  <w16cex:commentExtensible w16cex:durableId="5139F621" w16cex:dateUtc="2025-12-29T09:50:00Z"/>
  <w16cex:commentExtensible w16cex:durableId="0C14C76C" w16cex:dateUtc="2025-12-29T09:50:00Z"/>
  <w16cex:commentExtensible w16cex:durableId="7651C87F" w16cex:dateUtc="2025-12-29T09:51:00Z"/>
  <w16cex:commentExtensible w16cex:durableId="5B02C087" w16cex:dateUtc="2025-12-29T09:51:00Z"/>
  <w16cex:commentExtensible w16cex:durableId="1917B06A" w16cex:dateUtc="2025-12-29T09:52:00Z"/>
  <w16cex:commentExtensible w16cex:durableId="497DCF5E" w16cex:dateUtc="2025-12-29T09:56:00Z"/>
  <w16cex:commentExtensible w16cex:durableId="5988CC6F" w16cex:dateUtc="2025-12-29T09:58:00Z"/>
  <w16cex:commentExtensible w16cex:durableId="0BCF63DA" w16cex:dateUtc="2025-12-29T09:59:00Z"/>
  <w16cex:commentExtensible w16cex:durableId="3DF1377D" w16cex:dateUtc="2025-12-02T19:31:00Z"/>
  <w16cex:commentExtensible w16cex:durableId="315D5D1F" w16cex:dateUtc="2025-12-29T10:11:00Z"/>
  <w16cex:commentExtensible w16cex:durableId="49040AA8" w16cex:dateUtc="2025-12-29T10:11:00Z"/>
  <w16cex:commentExtensible w16cex:durableId="78633E53" w16cex:dateUtc="2025-12-02T19:53:00Z"/>
  <w16cex:commentExtensible w16cex:durableId="05FE9868" w16cex:dateUtc="2025-12-29T10:13:00Z"/>
  <w16cex:commentExtensible w16cex:durableId="556525B0" w16cex:dateUtc="2025-12-18T12:23:00Z"/>
  <w16cex:commentExtensible w16cex:durableId="69DCD372" w16cex:dateUtc="2025-12-29T10:15:00Z"/>
  <w16cex:commentExtensible w16cex:durableId="647F6F36" w16cex:dateUtc="2025-12-29T10:37:00Z"/>
  <w16cex:commentExtensible w16cex:durableId="224A0C18" w16cex:dateUtc="2025-05-28T11:20:00Z"/>
  <w16cex:commentExtensible w16cex:durableId="0DF194EC" w16cex:dateUtc="2025-12-08T12:06:00Z"/>
  <w16cex:commentExtensible w16cex:durableId="44323099" w16cex:dateUtc="2025-12-29T10:38:00Z"/>
  <w16cex:commentExtensible w16cex:durableId="3FFDC40C" w16cex:dateUtc="2025-12-29T10:41:00Z"/>
  <w16cex:commentExtensible w16cex:durableId="68E776B7" w16cex:dateUtc="2025-06-02T09:25:00Z"/>
  <w16cex:commentExtensible w16cex:durableId="1F8B5E48" w16cex:dateUtc="2025-12-29T10:40:00Z"/>
  <w16cex:commentExtensible w16cex:durableId="02D96740" w16cex:dateUtc="2025-12-29T10:43:00Z"/>
  <w16cex:commentExtensible w16cex:durableId="23FA3216" w16cex:dateUtc="2025-12-18T14:42:00Z"/>
  <w16cex:commentExtensible w16cex:durableId="772EE564" w16cex:dateUtc="2025-12-18T15:05:00Z"/>
  <w16cex:commentExtensible w16cex:durableId="02CA7FAA" w16cex:dateUtc="2025-12-18T14:43:00Z"/>
  <w16cex:commentExtensible w16cex:durableId="2985B7CC" w16cex:dateUtc="2025-12-29T11:01:00Z"/>
  <w16cex:commentExtensible w16cex:durableId="481F4F63" w16cex:dateUtc="2025-12-18T14:53:00Z"/>
  <w16cex:commentExtensible w16cex:durableId="7489CEA0" w16cex:dateUtc="2025-12-29T11:03:00Z"/>
  <w16cex:commentExtensible w16cex:durableId="188E0903" w16cex:dateUtc="2025-12-18T15:00:00Z"/>
  <w16cex:commentExtensible w16cex:durableId="2EBF389F" w16cex:dateUtc="2025-12-29T11:04:00Z"/>
  <w16cex:commentExtensible w16cex:durableId="691B3A15" w16cex:dateUtc="2025-12-29T11:06:00Z"/>
  <w16cex:commentExtensible w16cex:durableId="10675CFB" w16cex:dateUtc="2025-12-18T15:22:00Z"/>
  <w16cex:commentExtensible w16cex:durableId="5B0938E2" w16cex:dateUtc="2025-12-18T15:23:00Z"/>
  <w16cex:commentExtensible w16cex:durableId="7B6D86A7" w16cex:dateUtc="2025-03-07T10:37:00Z"/>
  <w16cex:commentExtensible w16cex:durableId="2CE46B0C" w16cex:dateUtc="2025-03-07T10:40:00Z"/>
</w16cex:commentsExtensible>
</file>

<file path=word/commentsIds.xml><?xml version="1.0" encoding="utf-8"?>
<w16cid:commentsIds xmlns:mc="http://schemas.openxmlformats.org/markup-compatibility/2006" xmlns:w16cid="http://schemas.microsoft.com/office/word/2016/wordml/cid" mc:Ignorable="w16cid">
  <w16cid:commentId w16cid:paraId="70AA1FB3" w16cid:durableId="1BC20828"/>
  <w16cid:commentId w16cid:paraId="7EEF3F5D" w16cid:durableId="5139F621"/>
  <w16cid:commentId w16cid:paraId="5A5D42A7" w16cid:durableId="0C14C76C"/>
  <w16cid:commentId w16cid:paraId="550678D3" w16cid:durableId="7651C87F"/>
  <w16cid:commentId w16cid:paraId="4CB1D1D9" w16cid:durableId="5B02C087"/>
  <w16cid:commentId w16cid:paraId="1296B830" w16cid:durableId="1917B06A"/>
  <w16cid:commentId w16cid:paraId="2DBB88CE" w16cid:durableId="497DCF5E"/>
  <w16cid:commentId w16cid:paraId="59562714" w16cid:durableId="5988CC6F"/>
  <w16cid:commentId w16cid:paraId="29FED9BB" w16cid:durableId="0BCF63DA"/>
  <w16cid:commentId w16cid:paraId="559CAEBA" w16cid:durableId="3DF1377D"/>
  <w16cid:commentId w16cid:paraId="1E4DCFAE" w16cid:durableId="315D5D1F"/>
  <w16cid:commentId w16cid:paraId="45BB6668" w16cid:durableId="49040AA8"/>
  <w16cid:commentId w16cid:paraId="56A1F5E7" w16cid:durableId="78633E53"/>
  <w16cid:commentId w16cid:paraId="0B85E04A" w16cid:durableId="05FE9868"/>
  <w16cid:commentId w16cid:paraId="2454C802" w16cid:durableId="556525B0"/>
  <w16cid:commentId w16cid:paraId="701589A1" w16cid:durableId="69DCD372"/>
  <w16cid:commentId w16cid:paraId="66B7FC28" w16cid:durableId="647F6F36"/>
  <w16cid:commentId w16cid:paraId="25032192" w16cid:durableId="224A0C18"/>
  <w16cid:commentId w16cid:paraId="7940860C" w16cid:durableId="0DF194EC"/>
  <w16cid:commentId w16cid:paraId="64377087" w16cid:durableId="44323099"/>
  <w16cid:commentId w16cid:paraId="7EAACEF0" w16cid:durableId="3FFDC40C"/>
  <w16cid:commentId w16cid:paraId="795A396E" w16cid:durableId="68E776B7"/>
  <w16cid:commentId w16cid:paraId="194AB044" w16cid:durableId="1F8B5E48"/>
  <w16cid:commentId w16cid:paraId="21B283A0" w16cid:durableId="02D96740"/>
  <w16cid:commentId w16cid:paraId="6FCC3A9C" w16cid:durableId="23FA3216"/>
  <w16cid:commentId w16cid:paraId="6AA7638F" w16cid:durableId="772EE564"/>
  <w16cid:commentId w16cid:paraId="20A4D16F" w16cid:durableId="02CA7FAA"/>
  <w16cid:commentId w16cid:paraId="7518731B" w16cid:durableId="2985B7CC"/>
  <w16cid:commentId w16cid:paraId="541DC8FD" w16cid:durableId="481F4F63"/>
  <w16cid:commentId w16cid:paraId="47DE64EC" w16cid:durableId="7489CEA0"/>
  <w16cid:commentId w16cid:paraId="2F68578B" w16cid:durableId="188E0903"/>
  <w16cid:commentId w16cid:paraId="272D3A49" w16cid:durableId="2EBF389F"/>
  <w16cid:commentId w16cid:paraId="64C8FB44" w16cid:durableId="691B3A15"/>
  <w16cid:commentId w16cid:paraId="7157668E" w16cid:durableId="10675CFB"/>
  <w16cid:commentId w16cid:paraId="39E0BC40" w16cid:durableId="5B0938E2"/>
  <w16cid:commentId w16cid:paraId="120D53A5" w16cid:durableId="7B6D86A7"/>
  <w16cid:commentId w16cid:paraId="26747314" w16cid:durableId="2CE46B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B5D1D" w:rsidR="0094133D" w:rsidP="00010DFA" w:rsidRDefault="0094133D" w14:paraId="5B829C7E" w14:textId="77777777">
      <w:pPr>
        <w:spacing w:after="0" w:line="240" w:lineRule="auto"/>
      </w:pPr>
      <w:r w:rsidRPr="008B5D1D">
        <w:separator/>
      </w:r>
    </w:p>
  </w:endnote>
  <w:endnote w:type="continuationSeparator" w:id="0">
    <w:p w:rsidRPr="008B5D1D" w:rsidR="0094133D" w:rsidP="00010DFA" w:rsidRDefault="0094133D" w14:paraId="5905A299" w14:textId="77777777">
      <w:pPr>
        <w:spacing w:after="0" w:line="240" w:lineRule="auto"/>
      </w:pPr>
      <w:r w:rsidRPr="008B5D1D">
        <w:continuationSeparator/>
      </w:r>
    </w:p>
  </w:endnote>
  <w:endnote w:type="continuationNotice" w:id="1">
    <w:p w:rsidRPr="008B5D1D" w:rsidR="0094133D" w:rsidRDefault="0094133D" w14:paraId="357B1D9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363514"/>
      <w:docPartObj>
        <w:docPartGallery w:val="Page Numbers (Bottom of Page)"/>
        <w:docPartUnique/>
      </w:docPartObj>
    </w:sdtPr>
    <w:sdtContent>
      <w:p w:rsidRPr="008B5D1D" w:rsidR="00010DFA" w:rsidRDefault="00010DFA" w14:paraId="3A10E4B2" w14:textId="008F88B4">
        <w:pPr>
          <w:pStyle w:val="Footer"/>
          <w:jc w:val="right"/>
        </w:pPr>
        <w:r w:rsidRPr="008B5D1D">
          <w:fldChar w:fldCharType="begin"/>
        </w:r>
        <w:r w:rsidRPr="008B5D1D">
          <w:instrText>PAGE   \* MERGEFORMAT</w:instrText>
        </w:r>
        <w:r w:rsidRPr="008B5D1D">
          <w:fldChar w:fldCharType="separate"/>
        </w:r>
        <w:r w:rsidRPr="008B5D1D">
          <w:t>2</w:t>
        </w:r>
        <w:r w:rsidRPr="008B5D1D">
          <w:fldChar w:fldCharType="end"/>
        </w:r>
      </w:p>
    </w:sdtContent>
  </w:sdt>
  <w:p w:rsidRPr="008B5D1D" w:rsidR="00010DFA" w:rsidRDefault="00010DFA" w14:paraId="596D0D7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B5D1D" w:rsidR="00AA7356" w:rsidP="00A573CD" w:rsidRDefault="00AA7356" w14:paraId="17790FC1" w14:textId="3098425E">
    <w:pPr>
      <w:pStyle w:val="Footer"/>
      <w:jc w:val="center"/>
      <w:rPr>
        <w:rFonts w:ascii="Arial" w:hAnsi="Arial" w:cs="Arial"/>
        <w:sz w:val="24"/>
        <w:szCs w:val="24"/>
      </w:rPr>
    </w:pPr>
    <w:r w:rsidRPr="008B5D1D">
      <w:rPr>
        <w:rFonts w:ascii="Arial" w:hAnsi="Arial" w:cs="Arial"/>
        <w:sz w:val="24"/>
        <w:szCs w:val="24"/>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B5D1D" w:rsidR="0094133D" w:rsidP="00010DFA" w:rsidRDefault="0094133D" w14:paraId="371A850F" w14:textId="77777777">
      <w:pPr>
        <w:spacing w:after="0" w:line="240" w:lineRule="auto"/>
      </w:pPr>
      <w:r w:rsidRPr="008B5D1D">
        <w:separator/>
      </w:r>
    </w:p>
  </w:footnote>
  <w:footnote w:type="continuationSeparator" w:id="0">
    <w:p w:rsidRPr="008B5D1D" w:rsidR="0094133D" w:rsidP="00010DFA" w:rsidRDefault="0094133D" w14:paraId="3F3976F8" w14:textId="77777777">
      <w:pPr>
        <w:spacing w:after="0" w:line="240" w:lineRule="auto"/>
      </w:pPr>
      <w:r w:rsidRPr="008B5D1D">
        <w:continuationSeparator/>
      </w:r>
    </w:p>
  </w:footnote>
  <w:footnote w:type="continuationNotice" w:id="1">
    <w:p w:rsidRPr="008B5D1D" w:rsidR="0094133D" w:rsidRDefault="0094133D" w14:paraId="04C40B95" w14:textId="77777777">
      <w:pPr>
        <w:spacing w:after="0" w:line="240" w:lineRule="auto"/>
      </w:pPr>
    </w:p>
  </w:footnote>
</w:footnotes>
</file>

<file path=word/intelligence2.xml><?xml version="1.0" encoding="utf-8"?>
<int2:intelligence xmlns:int2="http://schemas.microsoft.com/office/intelligence/2020/intelligence">
  <int2:observations>
    <int2:textHash int2:hashCode="l3kkU7L4BdCREK" int2:id="y8aon6lQ">
      <int2:state int2:type="spell" int2:value="Rejected"/>
    </int2:textHash>
    <int2:bookmark int2:bookmarkName="_Int_rx4lZ1mW" int2:invalidationBookmarkName="" int2:hashCode="+AOyY4g2XjMYTV" int2:id="YObh3iaS">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3DC1"/>
    <w:multiLevelType w:val="hybridMultilevel"/>
    <w:tmpl w:val="CE3C6AE2"/>
    <w:lvl w:ilvl="0" w:tplc="F0D47D30">
      <w:start w:val="1"/>
      <w:numFmt w:val="bullet"/>
      <w:lvlText w:val="-"/>
      <w:lvlJc w:val="left"/>
      <w:pPr>
        <w:ind w:left="1428" w:hanging="360"/>
      </w:pPr>
      <w:rPr>
        <w:rFonts w:hint="default" w:ascii="Arial" w:hAnsi="Arial" w:cs="Arial" w:eastAsiaTheme="minorEastAsia"/>
      </w:rPr>
    </w:lvl>
    <w:lvl w:ilvl="1" w:tplc="08160003" w:tentative="1">
      <w:start w:val="1"/>
      <w:numFmt w:val="bullet"/>
      <w:lvlText w:val="o"/>
      <w:lvlJc w:val="left"/>
      <w:pPr>
        <w:ind w:left="2148" w:hanging="360"/>
      </w:pPr>
      <w:rPr>
        <w:rFonts w:hint="default" w:ascii="Courier New" w:hAnsi="Courier New" w:cs="Courier New"/>
      </w:rPr>
    </w:lvl>
    <w:lvl w:ilvl="2" w:tplc="08160005" w:tentative="1">
      <w:start w:val="1"/>
      <w:numFmt w:val="bullet"/>
      <w:lvlText w:val=""/>
      <w:lvlJc w:val="left"/>
      <w:pPr>
        <w:ind w:left="2868" w:hanging="360"/>
      </w:pPr>
      <w:rPr>
        <w:rFonts w:hint="default" w:ascii="Wingdings" w:hAnsi="Wingdings"/>
      </w:rPr>
    </w:lvl>
    <w:lvl w:ilvl="3" w:tplc="08160001" w:tentative="1">
      <w:start w:val="1"/>
      <w:numFmt w:val="bullet"/>
      <w:lvlText w:val=""/>
      <w:lvlJc w:val="left"/>
      <w:pPr>
        <w:ind w:left="3588" w:hanging="360"/>
      </w:pPr>
      <w:rPr>
        <w:rFonts w:hint="default" w:ascii="Symbol" w:hAnsi="Symbol"/>
      </w:rPr>
    </w:lvl>
    <w:lvl w:ilvl="4" w:tplc="08160003" w:tentative="1">
      <w:start w:val="1"/>
      <w:numFmt w:val="bullet"/>
      <w:lvlText w:val="o"/>
      <w:lvlJc w:val="left"/>
      <w:pPr>
        <w:ind w:left="4308" w:hanging="360"/>
      </w:pPr>
      <w:rPr>
        <w:rFonts w:hint="default" w:ascii="Courier New" w:hAnsi="Courier New" w:cs="Courier New"/>
      </w:rPr>
    </w:lvl>
    <w:lvl w:ilvl="5" w:tplc="08160005" w:tentative="1">
      <w:start w:val="1"/>
      <w:numFmt w:val="bullet"/>
      <w:lvlText w:val=""/>
      <w:lvlJc w:val="left"/>
      <w:pPr>
        <w:ind w:left="5028" w:hanging="360"/>
      </w:pPr>
      <w:rPr>
        <w:rFonts w:hint="default" w:ascii="Wingdings" w:hAnsi="Wingdings"/>
      </w:rPr>
    </w:lvl>
    <w:lvl w:ilvl="6" w:tplc="08160001" w:tentative="1">
      <w:start w:val="1"/>
      <w:numFmt w:val="bullet"/>
      <w:lvlText w:val=""/>
      <w:lvlJc w:val="left"/>
      <w:pPr>
        <w:ind w:left="5748" w:hanging="360"/>
      </w:pPr>
      <w:rPr>
        <w:rFonts w:hint="default" w:ascii="Symbol" w:hAnsi="Symbol"/>
      </w:rPr>
    </w:lvl>
    <w:lvl w:ilvl="7" w:tplc="08160003" w:tentative="1">
      <w:start w:val="1"/>
      <w:numFmt w:val="bullet"/>
      <w:lvlText w:val="o"/>
      <w:lvlJc w:val="left"/>
      <w:pPr>
        <w:ind w:left="6468" w:hanging="360"/>
      </w:pPr>
      <w:rPr>
        <w:rFonts w:hint="default" w:ascii="Courier New" w:hAnsi="Courier New" w:cs="Courier New"/>
      </w:rPr>
    </w:lvl>
    <w:lvl w:ilvl="8" w:tplc="08160005" w:tentative="1">
      <w:start w:val="1"/>
      <w:numFmt w:val="bullet"/>
      <w:lvlText w:val=""/>
      <w:lvlJc w:val="left"/>
      <w:pPr>
        <w:ind w:left="7188" w:hanging="360"/>
      </w:pPr>
      <w:rPr>
        <w:rFonts w:hint="default" w:ascii="Wingdings" w:hAnsi="Wingdings"/>
      </w:rPr>
    </w:lvl>
  </w:abstractNum>
  <w:abstractNum w:abstractNumId="1" w15:restartNumberingAfterBreak="0">
    <w:nsid w:val="1ED742BE"/>
    <w:multiLevelType w:val="hybridMultilevel"/>
    <w:tmpl w:val="02D62B60"/>
    <w:lvl w:ilvl="0" w:tplc="F0D47D30">
      <w:start w:val="1"/>
      <w:numFmt w:val="bullet"/>
      <w:lvlText w:val="-"/>
      <w:lvlJc w:val="left"/>
      <w:pPr>
        <w:ind w:left="720" w:hanging="360"/>
      </w:pPr>
      <w:rPr>
        <w:rFonts w:hint="default" w:ascii="Arial" w:hAnsi="Arial" w:cs="Arial" w:eastAsiaTheme="minorEastAsia"/>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2" w15:restartNumberingAfterBreak="0">
    <w:nsid w:val="4FBE7203"/>
    <w:multiLevelType w:val="hybridMultilevel"/>
    <w:tmpl w:val="57361B1C"/>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3" w15:restartNumberingAfterBreak="0">
    <w:nsid w:val="571F03D0"/>
    <w:multiLevelType w:val="hybridMultilevel"/>
    <w:tmpl w:val="D8D868CA"/>
    <w:lvl w:ilvl="0" w:tplc="08160001">
      <w:start w:val="1"/>
      <w:numFmt w:val="bullet"/>
      <w:lvlText w:val=""/>
      <w:lvlJc w:val="left"/>
      <w:pPr>
        <w:ind w:left="720" w:hanging="360"/>
      </w:pPr>
      <w:rPr>
        <w:rFonts w:hint="default" w:ascii="Symbol" w:hAnsi="Symbol"/>
      </w:rPr>
    </w:lvl>
    <w:lvl w:ilvl="1" w:tplc="08160003">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4" w15:restartNumberingAfterBreak="0">
    <w:nsid w:val="5B1878E8"/>
    <w:multiLevelType w:val="hybridMultilevel"/>
    <w:tmpl w:val="524A41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5177C57"/>
    <w:multiLevelType w:val="multilevel"/>
    <w:tmpl w:val="438EF8AE"/>
    <w:lvl w:ilvl="0">
      <w:start w:val="1"/>
      <w:numFmt w:val="decimal"/>
      <w:lvlText w:val="%1."/>
      <w:lvlJc w:val="left"/>
      <w:pPr>
        <w:ind w:left="1068" w:hanging="360"/>
      </w:pPr>
      <w:rPr>
        <w:rFonts w:hint="default"/>
      </w:rPr>
    </w:lvl>
    <w:lvl w:ilvl="1">
      <w:start w:val="5"/>
      <w:numFmt w:val="decimal"/>
      <w:isLgl/>
      <w:lvlText w:val="%1.%2."/>
      <w:lvlJc w:val="left"/>
      <w:pPr>
        <w:ind w:left="1320" w:hanging="612"/>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6" w15:restartNumberingAfterBreak="0">
    <w:nsid w:val="7EB37975"/>
    <w:multiLevelType w:val="hybridMultilevel"/>
    <w:tmpl w:val="BD342B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2429936">
    <w:abstractNumId w:val="1"/>
  </w:num>
  <w:num w:numId="2" w16cid:durableId="296304482">
    <w:abstractNumId w:val="4"/>
  </w:num>
  <w:num w:numId="3" w16cid:durableId="804278316">
    <w:abstractNumId w:val="6"/>
  </w:num>
  <w:num w:numId="4" w16cid:durableId="292247667">
    <w:abstractNumId w:val="5"/>
  </w:num>
  <w:num w:numId="5" w16cid:durableId="629671746">
    <w:abstractNumId w:val="0"/>
  </w:num>
  <w:num w:numId="6" w16cid:durableId="747505225">
    <w:abstractNumId w:val="3"/>
  </w:num>
  <w:num w:numId="7" w16cid:durableId="10512269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Cristina Machado Russo">
    <w15:presenceInfo w15:providerId="AD" w15:userId="S::anarusso@office365.ulisboa.pt::8baebb50-7bcf-4e3b-b86e-5d86cb105495"/>
  </w15:person>
  <w15:person w15:author="Sofia Margarida Matias Rodrigues">
    <w15:presenceInfo w15:providerId="AD" w15:userId="S::srodrigues5@office365.ulisboa.pt::103d14ac-b562-4beb-867b-5a96a9724a4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true"/>
  <w:defaultTabStop w:val="709"/>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53"/>
    <w:rsid w:val="00000915"/>
    <w:rsid w:val="00001EC8"/>
    <w:rsid w:val="00002E5B"/>
    <w:rsid w:val="00006D0A"/>
    <w:rsid w:val="00010DFA"/>
    <w:rsid w:val="00011D1A"/>
    <w:rsid w:val="0001339B"/>
    <w:rsid w:val="000144BF"/>
    <w:rsid w:val="00016865"/>
    <w:rsid w:val="000233EA"/>
    <w:rsid w:val="00023D92"/>
    <w:rsid w:val="000269FE"/>
    <w:rsid w:val="0002776B"/>
    <w:rsid w:val="00027800"/>
    <w:rsid w:val="00030768"/>
    <w:rsid w:val="000316E0"/>
    <w:rsid w:val="000320CA"/>
    <w:rsid w:val="00032C7E"/>
    <w:rsid w:val="00034E6A"/>
    <w:rsid w:val="00040142"/>
    <w:rsid w:val="000401D9"/>
    <w:rsid w:val="00040449"/>
    <w:rsid w:val="00040F1E"/>
    <w:rsid w:val="00041F0F"/>
    <w:rsid w:val="00041F41"/>
    <w:rsid w:val="000428A7"/>
    <w:rsid w:val="00043955"/>
    <w:rsid w:val="00043EA6"/>
    <w:rsid w:val="00044B8F"/>
    <w:rsid w:val="00045BD9"/>
    <w:rsid w:val="000461D8"/>
    <w:rsid w:val="00047634"/>
    <w:rsid w:val="00047827"/>
    <w:rsid w:val="000526AD"/>
    <w:rsid w:val="0005289F"/>
    <w:rsid w:val="00056DC9"/>
    <w:rsid w:val="00057049"/>
    <w:rsid w:val="00060BBC"/>
    <w:rsid w:val="00061EB0"/>
    <w:rsid w:val="000623E7"/>
    <w:rsid w:val="000629AB"/>
    <w:rsid w:val="00062E45"/>
    <w:rsid w:val="000630D6"/>
    <w:rsid w:val="00063455"/>
    <w:rsid w:val="00066DD9"/>
    <w:rsid w:val="000675A1"/>
    <w:rsid w:val="00071A8C"/>
    <w:rsid w:val="00073F07"/>
    <w:rsid w:val="00076EDC"/>
    <w:rsid w:val="00077925"/>
    <w:rsid w:val="000804BB"/>
    <w:rsid w:val="000818F2"/>
    <w:rsid w:val="00082672"/>
    <w:rsid w:val="00082E9A"/>
    <w:rsid w:val="00083D7A"/>
    <w:rsid w:val="00084AE6"/>
    <w:rsid w:val="00084D86"/>
    <w:rsid w:val="00084F6E"/>
    <w:rsid w:val="00085335"/>
    <w:rsid w:val="00085DD6"/>
    <w:rsid w:val="00087BAB"/>
    <w:rsid w:val="00087E35"/>
    <w:rsid w:val="00087F95"/>
    <w:rsid w:val="00090018"/>
    <w:rsid w:val="00091379"/>
    <w:rsid w:val="00091ACC"/>
    <w:rsid w:val="000936B7"/>
    <w:rsid w:val="00094782"/>
    <w:rsid w:val="00095F06"/>
    <w:rsid w:val="000967FA"/>
    <w:rsid w:val="00096E37"/>
    <w:rsid w:val="000971DF"/>
    <w:rsid w:val="000976BD"/>
    <w:rsid w:val="00097F07"/>
    <w:rsid w:val="000A0120"/>
    <w:rsid w:val="000A2C03"/>
    <w:rsid w:val="000A7410"/>
    <w:rsid w:val="000A7CD0"/>
    <w:rsid w:val="000B09A3"/>
    <w:rsid w:val="000B58A8"/>
    <w:rsid w:val="000B6D26"/>
    <w:rsid w:val="000B72EE"/>
    <w:rsid w:val="000C0135"/>
    <w:rsid w:val="000C0B97"/>
    <w:rsid w:val="000C0E73"/>
    <w:rsid w:val="000C2148"/>
    <w:rsid w:val="000C330A"/>
    <w:rsid w:val="000C3A2C"/>
    <w:rsid w:val="000C4726"/>
    <w:rsid w:val="000C7351"/>
    <w:rsid w:val="000D2ABA"/>
    <w:rsid w:val="000D3B1D"/>
    <w:rsid w:val="000D48AE"/>
    <w:rsid w:val="000D4D8B"/>
    <w:rsid w:val="000D56D6"/>
    <w:rsid w:val="000D65FB"/>
    <w:rsid w:val="000E0D46"/>
    <w:rsid w:val="000E4679"/>
    <w:rsid w:val="000E4C88"/>
    <w:rsid w:val="000E55E8"/>
    <w:rsid w:val="000F1F6F"/>
    <w:rsid w:val="000F2110"/>
    <w:rsid w:val="000F2D30"/>
    <w:rsid w:val="000F34DD"/>
    <w:rsid w:val="000F512B"/>
    <w:rsid w:val="000F60B4"/>
    <w:rsid w:val="000F666C"/>
    <w:rsid w:val="000F6CD3"/>
    <w:rsid w:val="000F7409"/>
    <w:rsid w:val="000F7734"/>
    <w:rsid w:val="000F7B59"/>
    <w:rsid w:val="0010149D"/>
    <w:rsid w:val="00101AB0"/>
    <w:rsid w:val="001046F7"/>
    <w:rsid w:val="00104A8B"/>
    <w:rsid w:val="00105308"/>
    <w:rsid w:val="00105D52"/>
    <w:rsid w:val="001076CE"/>
    <w:rsid w:val="001133A9"/>
    <w:rsid w:val="00114C76"/>
    <w:rsid w:val="00115A28"/>
    <w:rsid w:val="00115CA3"/>
    <w:rsid w:val="00115E5F"/>
    <w:rsid w:val="001178C7"/>
    <w:rsid w:val="00123962"/>
    <w:rsid w:val="00125FF6"/>
    <w:rsid w:val="00127169"/>
    <w:rsid w:val="00127537"/>
    <w:rsid w:val="00127758"/>
    <w:rsid w:val="00127FE0"/>
    <w:rsid w:val="00133952"/>
    <w:rsid w:val="00134C33"/>
    <w:rsid w:val="00134F98"/>
    <w:rsid w:val="00135CDB"/>
    <w:rsid w:val="00135D47"/>
    <w:rsid w:val="00136C59"/>
    <w:rsid w:val="00137BCD"/>
    <w:rsid w:val="00140EA5"/>
    <w:rsid w:val="00140F3B"/>
    <w:rsid w:val="0014395D"/>
    <w:rsid w:val="0014631D"/>
    <w:rsid w:val="0014664E"/>
    <w:rsid w:val="00146761"/>
    <w:rsid w:val="00152CD4"/>
    <w:rsid w:val="0015308E"/>
    <w:rsid w:val="00153544"/>
    <w:rsid w:val="00154812"/>
    <w:rsid w:val="0015509A"/>
    <w:rsid w:val="00156068"/>
    <w:rsid w:val="0015646E"/>
    <w:rsid w:val="00156523"/>
    <w:rsid w:val="00157C04"/>
    <w:rsid w:val="00160167"/>
    <w:rsid w:val="00160991"/>
    <w:rsid w:val="0016359E"/>
    <w:rsid w:val="00164114"/>
    <w:rsid w:val="00164F7B"/>
    <w:rsid w:val="00165AAE"/>
    <w:rsid w:val="00165C93"/>
    <w:rsid w:val="001662B2"/>
    <w:rsid w:val="001671A8"/>
    <w:rsid w:val="001702FD"/>
    <w:rsid w:val="0017041C"/>
    <w:rsid w:val="00171980"/>
    <w:rsid w:val="00176C32"/>
    <w:rsid w:val="00177417"/>
    <w:rsid w:val="00177A08"/>
    <w:rsid w:val="00177EFB"/>
    <w:rsid w:val="00180369"/>
    <w:rsid w:val="0018149F"/>
    <w:rsid w:val="001815CA"/>
    <w:rsid w:val="00183419"/>
    <w:rsid w:val="00183DC9"/>
    <w:rsid w:val="00184EE8"/>
    <w:rsid w:val="00185E99"/>
    <w:rsid w:val="00187CF9"/>
    <w:rsid w:val="00187F03"/>
    <w:rsid w:val="00191DB8"/>
    <w:rsid w:val="00192EB8"/>
    <w:rsid w:val="00193375"/>
    <w:rsid w:val="00193FBB"/>
    <w:rsid w:val="0019573A"/>
    <w:rsid w:val="00195F5F"/>
    <w:rsid w:val="00196B7B"/>
    <w:rsid w:val="00196E1D"/>
    <w:rsid w:val="001A0BC7"/>
    <w:rsid w:val="001A3537"/>
    <w:rsid w:val="001A5A7C"/>
    <w:rsid w:val="001A70D3"/>
    <w:rsid w:val="001A7732"/>
    <w:rsid w:val="001A7BB9"/>
    <w:rsid w:val="001B0CE5"/>
    <w:rsid w:val="001B0EF7"/>
    <w:rsid w:val="001B1FAE"/>
    <w:rsid w:val="001B22CB"/>
    <w:rsid w:val="001B3252"/>
    <w:rsid w:val="001B3D9F"/>
    <w:rsid w:val="001B4C2B"/>
    <w:rsid w:val="001B631C"/>
    <w:rsid w:val="001B698C"/>
    <w:rsid w:val="001B6A97"/>
    <w:rsid w:val="001B7891"/>
    <w:rsid w:val="001C1648"/>
    <w:rsid w:val="001C49DE"/>
    <w:rsid w:val="001C642C"/>
    <w:rsid w:val="001C6EDF"/>
    <w:rsid w:val="001C6F65"/>
    <w:rsid w:val="001C7A4D"/>
    <w:rsid w:val="001D0057"/>
    <w:rsid w:val="001D01B5"/>
    <w:rsid w:val="001D2508"/>
    <w:rsid w:val="001D3080"/>
    <w:rsid w:val="001D3FCB"/>
    <w:rsid w:val="001D758D"/>
    <w:rsid w:val="001E02A0"/>
    <w:rsid w:val="001E0606"/>
    <w:rsid w:val="001E4673"/>
    <w:rsid w:val="001E46E3"/>
    <w:rsid w:val="001E4E40"/>
    <w:rsid w:val="001E52DC"/>
    <w:rsid w:val="001E5CCD"/>
    <w:rsid w:val="001E6178"/>
    <w:rsid w:val="001F0207"/>
    <w:rsid w:val="001F0785"/>
    <w:rsid w:val="001F1F7B"/>
    <w:rsid w:val="001F3ADB"/>
    <w:rsid w:val="001F49C8"/>
    <w:rsid w:val="001F67CC"/>
    <w:rsid w:val="00200354"/>
    <w:rsid w:val="00200DC0"/>
    <w:rsid w:val="00201BC8"/>
    <w:rsid w:val="002038BB"/>
    <w:rsid w:val="00203A6B"/>
    <w:rsid w:val="00203AF9"/>
    <w:rsid w:val="002052EB"/>
    <w:rsid w:val="00205F9B"/>
    <w:rsid w:val="00207F8F"/>
    <w:rsid w:val="002108E8"/>
    <w:rsid w:val="00210F8C"/>
    <w:rsid w:val="00211533"/>
    <w:rsid w:val="002119E9"/>
    <w:rsid w:val="002130A9"/>
    <w:rsid w:val="002141E1"/>
    <w:rsid w:val="00214581"/>
    <w:rsid w:val="00214F39"/>
    <w:rsid w:val="00215566"/>
    <w:rsid w:val="00215759"/>
    <w:rsid w:val="002157BB"/>
    <w:rsid w:val="00215B8B"/>
    <w:rsid w:val="00216204"/>
    <w:rsid w:val="00216B3E"/>
    <w:rsid w:val="00217364"/>
    <w:rsid w:val="00220592"/>
    <w:rsid w:val="00222C24"/>
    <w:rsid w:val="00223069"/>
    <w:rsid w:val="00223FB5"/>
    <w:rsid w:val="00227520"/>
    <w:rsid w:val="00230588"/>
    <w:rsid w:val="0023110E"/>
    <w:rsid w:val="00232DF1"/>
    <w:rsid w:val="00233647"/>
    <w:rsid w:val="0023421B"/>
    <w:rsid w:val="00234694"/>
    <w:rsid w:val="00234D70"/>
    <w:rsid w:val="0023674D"/>
    <w:rsid w:val="00240F9B"/>
    <w:rsid w:val="002417BF"/>
    <w:rsid w:val="00242068"/>
    <w:rsid w:val="00242C61"/>
    <w:rsid w:val="002473CE"/>
    <w:rsid w:val="00250882"/>
    <w:rsid w:val="00253B66"/>
    <w:rsid w:val="00253DCF"/>
    <w:rsid w:val="00253EA7"/>
    <w:rsid w:val="002542AC"/>
    <w:rsid w:val="002573CE"/>
    <w:rsid w:val="00257717"/>
    <w:rsid w:val="0026088D"/>
    <w:rsid w:val="00260BA7"/>
    <w:rsid w:val="00262337"/>
    <w:rsid w:val="0026284D"/>
    <w:rsid w:val="0026473A"/>
    <w:rsid w:val="00264864"/>
    <w:rsid w:val="00264C17"/>
    <w:rsid w:val="00265C29"/>
    <w:rsid w:val="00266CF8"/>
    <w:rsid w:val="002673CB"/>
    <w:rsid w:val="00271197"/>
    <w:rsid w:val="0027179E"/>
    <w:rsid w:val="002720C6"/>
    <w:rsid w:val="0027410A"/>
    <w:rsid w:val="002744C5"/>
    <w:rsid w:val="002800D2"/>
    <w:rsid w:val="00281362"/>
    <w:rsid w:val="00281996"/>
    <w:rsid w:val="00281A44"/>
    <w:rsid w:val="0028298F"/>
    <w:rsid w:val="00283337"/>
    <w:rsid w:val="00283C7A"/>
    <w:rsid w:val="00284A26"/>
    <w:rsid w:val="00284CC0"/>
    <w:rsid w:val="00286468"/>
    <w:rsid w:val="00286666"/>
    <w:rsid w:val="00287C48"/>
    <w:rsid w:val="002919E7"/>
    <w:rsid w:val="0029242F"/>
    <w:rsid w:val="00294626"/>
    <w:rsid w:val="00294C0C"/>
    <w:rsid w:val="0029590D"/>
    <w:rsid w:val="00295D01"/>
    <w:rsid w:val="00296077"/>
    <w:rsid w:val="0029655F"/>
    <w:rsid w:val="002A1D56"/>
    <w:rsid w:val="002A23AE"/>
    <w:rsid w:val="002A394C"/>
    <w:rsid w:val="002A3FD4"/>
    <w:rsid w:val="002A5735"/>
    <w:rsid w:val="002A589E"/>
    <w:rsid w:val="002A65A7"/>
    <w:rsid w:val="002A72CD"/>
    <w:rsid w:val="002A7929"/>
    <w:rsid w:val="002B10A6"/>
    <w:rsid w:val="002B247D"/>
    <w:rsid w:val="002B2B41"/>
    <w:rsid w:val="002B2BB2"/>
    <w:rsid w:val="002B2DC5"/>
    <w:rsid w:val="002B4DE5"/>
    <w:rsid w:val="002B53CD"/>
    <w:rsid w:val="002B7E11"/>
    <w:rsid w:val="002C3E86"/>
    <w:rsid w:val="002C42E6"/>
    <w:rsid w:val="002C47D6"/>
    <w:rsid w:val="002C5E29"/>
    <w:rsid w:val="002D1FFE"/>
    <w:rsid w:val="002D4106"/>
    <w:rsid w:val="002D5B69"/>
    <w:rsid w:val="002D799E"/>
    <w:rsid w:val="002E02E6"/>
    <w:rsid w:val="002E06F0"/>
    <w:rsid w:val="002E276C"/>
    <w:rsid w:val="002E2EBE"/>
    <w:rsid w:val="002E3AF4"/>
    <w:rsid w:val="002E4C65"/>
    <w:rsid w:val="002E551B"/>
    <w:rsid w:val="002E6E6A"/>
    <w:rsid w:val="002E759D"/>
    <w:rsid w:val="002F0ADA"/>
    <w:rsid w:val="002F622A"/>
    <w:rsid w:val="002F713B"/>
    <w:rsid w:val="002F79EF"/>
    <w:rsid w:val="002F7F1E"/>
    <w:rsid w:val="00300C6E"/>
    <w:rsid w:val="00301286"/>
    <w:rsid w:val="0030256A"/>
    <w:rsid w:val="003026E9"/>
    <w:rsid w:val="00304BEB"/>
    <w:rsid w:val="003051D4"/>
    <w:rsid w:val="00305C03"/>
    <w:rsid w:val="00306D94"/>
    <w:rsid w:val="00306EB3"/>
    <w:rsid w:val="00307AC3"/>
    <w:rsid w:val="00311463"/>
    <w:rsid w:val="00311E23"/>
    <w:rsid w:val="00312BC3"/>
    <w:rsid w:val="003144CA"/>
    <w:rsid w:val="00314C28"/>
    <w:rsid w:val="003151D3"/>
    <w:rsid w:val="003160F0"/>
    <w:rsid w:val="00316CCE"/>
    <w:rsid w:val="003178B5"/>
    <w:rsid w:val="0032086A"/>
    <w:rsid w:val="003216E4"/>
    <w:rsid w:val="003218F8"/>
    <w:rsid w:val="00322AC9"/>
    <w:rsid w:val="003275BA"/>
    <w:rsid w:val="00330683"/>
    <w:rsid w:val="00332502"/>
    <w:rsid w:val="0033261B"/>
    <w:rsid w:val="00332E9E"/>
    <w:rsid w:val="00332ECE"/>
    <w:rsid w:val="0033337D"/>
    <w:rsid w:val="00333C4C"/>
    <w:rsid w:val="00336816"/>
    <w:rsid w:val="003415D5"/>
    <w:rsid w:val="00341A3C"/>
    <w:rsid w:val="00341CEF"/>
    <w:rsid w:val="0034359B"/>
    <w:rsid w:val="00343CBD"/>
    <w:rsid w:val="00344046"/>
    <w:rsid w:val="00344150"/>
    <w:rsid w:val="0034478F"/>
    <w:rsid w:val="0034680F"/>
    <w:rsid w:val="00347BB4"/>
    <w:rsid w:val="003505E2"/>
    <w:rsid w:val="0035092B"/>
    <w:rsid w:val="0035195F"/>
    <w:rsid w:val="00353B96"/>
    <w:rsid w:val="00354D7E"/>
    <w:rsid w:val="00355931"/>
    <w:rsid w:val="00355F15"/>
    <w:rsid w:val="00357A93"/>
    <w:rsid w:val="00363473"/>
    <w:rsid w:val="00363F8E"/>
    <w:rsid w:val="00370157"/>
    <w:rsid w:val="00370313"/>
    <w:rsid w:val="00372AE8"/>
    <w:rsid w:val="00373671"/>
    <w:rsid w:val="00375BE5"/>
    <w:rsid w:val="00376852"/>
    <w:rsid w:val="00376F6E"/>
    <w:rsid w:val="00384DDE"/>
    <w:rsid w:val="0038583C"/>
    <w:rsid w:val="00385FF0"/>
    <w:rsid w:val="0038619E"/>
    <w:rsid w:val="0038690D"/>
    <w:rsid w:val="00386D15"/>
    <w:rsid w:val="00390098"/>
    <w:rsid w:val="003901D2"/>
    <w:rsid w:val="003906F7"/>
    <w:rsid w:val="003956B5"/>
    <w:rsid w:val="00395D20"/>
    <w:rsid w:val="00396337"/>
    <w:rsid w:val="00397FD7"/>
    <w:rsid w:val="003A0EAB"/>
    <w:rsid w:val="003A1289"/>
    <w:rsid w:val="003A1664"/>
    <w:rsid w:val="003A3129"/>
    <w:rsid w:val="003A32EF"/>
    <w:rsid w:val="003A4636"/>
    <w:rsid w:val="003A4963"/>
    <w:rsid w:val="003A5F06"/>
    <w:rsid w:val="003A767B"/>
    <w:rsid w:val="003A7F8B"/>
    <w:rsid w:val="003B011B"/>
    <w:rsid w:val="003B08E4"/>
    <w:rsid w:val="003B09CC"/>
    <w:rsid w:val="003B13D1"/>
    <w:rsid w:val="003B165B"/>
    <w:rsid w:val="003B211F"/>
    <w:rsid w:val="003B34DD"/>
    <w:rsid w:val="003B597F"/>
    <w:rsid w:val="003B59D1"/>
    <w:rsid w:val="003B7BFD"/>
    <w:rsid w:val="003C1597"/>
    <w:rsid w:val="003C4D11"/>
    <w:rsid w:val="003C4F97"/>
    <w:rsid w:val="003C56E9"/>
    <w:rsid w:val="003C5D91"/>
    <w:rsid w:val="003D0145"/>
    <w:rsid w:val="003D093A"/>
    <w:rsid w:val="003D18A5"/>
    <w:rsid w:val="003D23DA"/>
    <w:rsid w:val="003D65F4"/>
    <w:rsid w:val="003D7155"/>
    <w:rsid w:val="003D76AC"/>
    <w:rsid w:val="003E3B41"/>
    <w:rsid w:val="003E4DDD"/>
    <w:rsid w:val="003E6C7E"/>
    <w:rsid w:val="003E743B"/>
    <w:rsid w:val="003F0961"/>
    <w:rsid w:val="003F0C9B"/>
    <w:rsid w:val="003F0DA5"/>
    <w:rsid w:val="003F2109"/>
    <w:rsid w:val="003F2279"/>
    <w:rsid w:val="003F28D6"/>
    <w:rsid w:val="003F293D"/>
    <w:rsid w:val="003F2B93"/>
    <w:rsid w:val="003F4B03"/>
    <w:rsid w:val="003F59ED"/>
    <w:rsid w:val="003F76F2"/>
    <w:rsid w:val="003F7810"/>
    <w:rsid w:val="004006B7"/>
    <w:rsid w:val="00400C1C"/>
    <w:rsid w:val="0040297D"/>
    <w:rsid w:val="0040628D"/>
    <w:rsid w:val="0040686A"/>
    <w:rsid w:val="00406E6B"/>
    <w:rsid w:val="00410C6F"/>
    <w:rsid w:val="004117FE"/>
    <w:rsid w:val="004123B7"/>
    <w:rsid w:val="004143A0"/>
    <w:rsid w:val="004144BB"/>
    <w:rsid w:val="00422CE2"/>
    <w:rsid w:val="00423FC4"/>
    <w:rsid w:val="00425323"/>
    <w:rsid w:val="00426C07"/>
    <w:rsid w:val="0043007A"/>
    <w:rsid w:val="004302B5"/>
    <w:rsid w:val="00432D1E"/>
    <w:rsid w:val="004349EE"/>
    <w:rsid w:val="00436035"/>
    <w:rsid w:val="00441861"/>
    <w:rsid w:val="00441B8D"/>
    <w:rsid w:val="00441CA9"/>
    <w:rsid w:val="00443DD8"/>
    <w:rsid w:val="00444288"/>
    <w:rsid w:val="00444704"/>
    <w:rsid w:val="004469C7"/>
    <w:rsid w:val="00452549"/>
    <w:rsid w:val="00452787"/>
    <w:rsid w:val="0045517C"/>
    <w:rsid w:val="00457EC4"/>
    <w:rsid w:val="0046107D"/>
    <w:rsid w:val="0046309C"/>
    <w:rsid w:val="00463A98"/>
    <w:rsid w:val="00466810"/>
    <w:rsid w:val="00467331"/>
    <w:rsid w:val="004679AF"/>
    <w:rsid w:val="00467BBA"/>
    <w:rsid w:val="004708D1"/>
    <w:rsid w:val="00472758"/>
    <w:rsid w:val="004750BD"/>
    <w:rsid w:val="004768A5"/>
    <w:rsid w:val="00476A7F"/>
    <w:rsid w:val="00476C23"/>
    <w:rsid w:val="00477E93"/>
    <w:rsid w:val="00480841"/>
    <w:rsid w:val="00480A37"/>
    <w:rsid w:val="004812D9"/>
    <w:rsid w:val="00481BF4"/>
    <w:rsid w:val="00484F15"/>
    <w:rsid w:val="00491972"/>
    <w:rsid w:val="00492B76"/>
    <w:rsid w:val="004931F9"/>
    <w:rsid w:val="0049339C"/>
    <w:rsid w:val="00493449"/>
    <w:rsid w:val="00494113"/>
    <w:rsid w:val="004965B7"/>
    <w:rsid w:val="00496C19"/>
    <w:rsid w:val="004A0F9F"/>
    <w:rsid w:val="004A191B"/>
    <w:rsid w:val="004A1E40"/>
    <w:rsid w:val="004A396D"/>
    <w:rsid w:val="004A3DD0"/>
    <w:rsid w:val="004A4CB0"/>
    <w:rsid w:val="004B071E"/>
    <w:rsid w:val="004B075B"/>
    <w:rsid w:val="004B1E08"/>
    <w:rsid w:val="004B2629"/>
    <w:rsid w:val="004B3DA8"/>
    <w:rsid w:val="004B3FD2"/>
    <w:rsid w:val="004B4C61"/>
    <w:rsid w:val="004B57FB"/>
    <w:rsid w:val="004B59DF"/>
    <w:rsid w:val="004B6E21"/>
    <w:rsid w:val="004C27D4"/>
    <w:rsid w:val="004C2A49"/>
    <w:rsid w:val="004C3EDF"/>
    <w:rsid w:val="004C43D2"/>
    <w:rsid w:val="004C44F5"/>
    <w:rsid w:val="004C4890"/>
    <w:rsid w:val="004C4FC0"/>
    <w:rsid w:val="004C5653"/>
    <w:rsid w:val="004C6F8C"/>
    <w:rsid w:val="004C7928"/>
    <w:rsid w:val="004D4419"/>
    <w:rsid w:val="004D5167"/>
    <w:rsid w:val="004E1727"/>
    <w:rsid w:val="004E2714"/>
    <w:rsid w:val="004E2F7B"/>
    <w:rsid w:val="004E3728"/>
    <w:rsid w:val="004E4126"/>
    <w:rsid w:val="004E5AAA"/>
    <w:rsid w:val="004E60E8"/>
    <w:rsid w:val="004E611A"/>
    <w:rsid w:val="004E641B"/>
    <w:rsid w:val="004E6432"/>
    <w:rsid w:val="004E6750"/>
    <w:rsid w:val="004E68D7"/>
    <w:rsid w:val="004E7902"/>
    <w:rsid w:val="004F11DE"/>
    <w:rsid w:val="004F1952"/>
    <w:rsid w:val="004F3677"/>
    <w:rsid w:val="004F4003"/>
    <w:rsid w:val="004F4630"/>
    <w:rsid w:val="004F5127"/>
    <w:rsid w:val="004F53E4"/>
    <w:rsid w:val="00500A6E"/>
    <w:rsid w:val="00502720"/>
    <w:rsid w:val="00502DB3"/>
    <w:rsid w:val="005038A1"/>
    <w:rsid w:val="00503F5F"/>
    <w:rsid w:val="00504160"/>
    <w:rsid w:val="005058C2"/>
    <w:rsid w:val="00506DF6"/>
    <w:rsid w:val="00510F02"/>
    <w:rsid w:val="00511AE4"/>
    <w:rsid w:val="005120D7"/>
    <w:rsid w:val="00512130"/>
    <w:rsid w:val="00512EDA"/>
    <w:rsid w:val="005139D4"/>
    <w:rsid w:val="0051479C"/>
    <w:rsid w:val="00515D93"/>
    <w:rsid w:val="005165A5"/>
    <w:rsid w:val="005174CC"/>
    <w:rsid w:val="00520355"/>
    <w:rsid w:val="00520859"/>
    <w:rsid w:val="00521636"/>
    <w:rsid w:val="00522BD5"/>
    <w:rsid w:val="00524574"/>
    <w:rsid w:val="005304C0"/>
    <w:rsid w:val="00531E03"/>
    <w:rsid w:val="00532549"/>
    <w:rsid w:val="0053254A"/>
    <w:rsid w:val="00532E4B"/>
    <w:rsid w:val="00533A84"/>
    <w:rsid w:val="0053575B"/>
    <w:rsid w:val="00535910"/>
    <w:rsid w:val="00536497"/>
    <w:rsid w:val="005373FC"/>
    <w:rsid w:val="00543098"/>
    <w:rsid w:val="00544E3B"/>
    <w:rsid w:val="00545B6A"/>
    <w:rsid w:val="00546145"/>
    <w:rsid w:val="00550CF5"/>
    <w:rsid w:val="005514A0"/>
    <w:rsid w:val="005515BC"/>
    <w:rsid w:val="0055247E"/>
    <w:rsid w:val="00552F8E"/>
    <w:rsid w:val="00553353"/>
    <w:rsid w:val="005533DA"/>
    <w:rsid w:val="00554385"/>
    <w:rsid w:val="00554CE4"/>
    <w:rsid w:val="00555231"/>
    <w:rsid w:val="00555EB8"/>
    <w:rsid w:val="005563B0"/>
    <w:rsid w:val="00557A0E"/>
    <w:rsid w:val="00561392"/>
    <w:rsid w:val="00562391"/>
    <w:rsid w:val="00562FFE"/>
    <w:rsid w:val="005630B6"/>
    <w:rsid w:val="0056463A"/>
    <w:rsid w:val="00564640"/>
    <w:rsid w:val="00564EF6"/>
    <w:rsid w:val="0056562D"/>
    <w:rsid w:val="005665C1"/>
    <w:rsid w:val="0057149B"/>
    <w:rsid w:val="005719AB"/>
    <w:rsid w:val="00572A54"/>
    <w:rsid w:val="00574941"/>
    <w:rsid w:val="00576B12"/>
    <w:rsid w:val="00583F3E"/>
    <w:rsid w:val="005860A9"/>
    <w:rsid w:val="005860CA"/>
    <w:rsid w:val="0059124F"/>
    <w:rsid w:val="005922E0"/>
    <w:rsid w:val="005948F3"/>
    <w:rsid w:val="005957A0"/>
    <w:rsid w:val="005966C8"/>
    <w:rsid w:val="00596DEA"/>
    <w:rsid w:val="00597311"/>
    <w:rsid w:val="005977B8"/>
    <w:rsid w:val="005977ED"/>
    <w:rsid w:val="005A11EE"/>
    <w:rsid w:val="005A2572"/>
    <w:rsid w:val="005A3068"/>
    <w:rsid w:val="005A3804"/>
    <w:rsid w:val="005A4243"/>
    <w:rsid w:val="005A49BD"/>
    <w:rsid w:val="005A61DF"/>
    <w:rsid w:val="005A7040"/>
    <w:rsid w:val="005B007A"/>
    <w:rsid w:val="005B1341"/>
    <w:rsid w:val="005B2445"/>
    <w:rsid w:val="005B377F"/>
    <w:rsid w:val="005B3961"/>
    <w:rsid w:val="005B4029"/>
    <w:rsid w:val="005B563E"/>
    <w:rsid w:val="005B5F57"/>
    <w:rsid w:val="005B627C"/>
    <w:rsid w:val="005B719D"/>
    <w:rsid w:val="005C08B1"/>
    <w:rsid w:val="005C1187"/>
    <w:rsid w:val="005C1D44"/>
    <w:rsid w:val="005C36E8"/>
    <w:rsid w:val="005C443D"/>
    <w:rsid w:val="005C48EF"/>
    <w:rsid w:val="005C5129"/>
    <w:rsid w:val="005C5622"/>
    <w:rsid w:val="005D024F"/>
    <w:rsid w:val="005D40BE"/>
    <w:rsid w:val="005D49EB"/>
    <w:rsid w:val="005D4F71"/>
    <w:rsid w:val="005D59F7"/>
    <w:rsid w:val="005D679C"/>
    <w:rsid w:val="005D6E59"/>
    <w:rsid w:val="005D7204"/>
    <w:rsid w:val="005D773A"/>
    <w:rsid w:val="005D7B89"/>
    <w:rsid w:val="005E1146"/>
    <w:rsid w:val="005E1DDA"/>
    <w:rsid w:val="005E63A7"/>
    <w:rsid w:val="005F00A9"/>
    <w:rsid w:val="005F09DE"/>
    <w:rsid w:val="005F15AE"/>
    <w:rsid w:val="005F1C72"/>
    <w:rsid w:val="005F3D32"/>
    <w:rsid w:val="005F55F8"/>
    <w:rsid w:val="005F5DB3"/>
    <w:rsid w:val="005F5FD3"/>
    <w:rsid w:val="005F74D1"/>
    <w:rsid w:val="005F79DB"/>
    <w:rsid w:val="00600329"/>
    <w:rsid w:val="00601216"/>
    <w:rsid w:val="00601993"/>
    <w:rsid w:val="00603329"/>
    <w:rsid w:val="00605745"/>
    <w:rsid w:val="0060641D"/>
    <w:rsid w:val="00606834"/>
    <w:rsid w:val="00606B4F"/>
    <w:rsid w:val="006073A7"/>
    <w:rsid w:val="00607413"/>
    <w:rsid w:val="00607FA0"/>
    <w:rsid w:val="00610D64"/>
    <w:rsid w:val="006121B3"/>
    <w:rsid w:val="006123C2"/>
    <w:rsid w:val="00612FF1"/>
    <w:rsid w:val="006130E5"/>
    <w:rsid w:val="00614037"/>
    <w:rsid w:val="0061406C"/>
    <w:rsid w:val="00614F19"/>
    <w:rsid w:val="00616ECD"/>
    <w:rsid w:val="0062056A"/>
    <w:rsid w:val="00620CB7"/>
    <w:rsid w:val="006214B7"/>
    <w:rsid w:val="00623319"/>
    <w:rsid w:val="00623A0D"/>
    <w:rsid w:val="00627BE6"/>
    <w:rsid w:val="00630B99"/>
    <w:rsid w:val="00630F3C"/>
    <w:rsid w:val="00635907"/>
    <w:rsid w:val="0063726F"/>
    <w:rsid w:val="00640633"/>
    <w:rsid w:val="00640A7D"/>
    <w:rsid w:val="00643268"/>
    <w:rsid w:val="006444F3"/>
    <w:rsid w:val="00646BF6"/>
    <w:rsid w:val="00646CE9"/>
    <w:rsid w:val="0065269D"/>
    <w:rsid w:val="00654F5D"/>
    <w:rsid w:val="006566AD"/>
    <w:rsid w:val="00656A4C"/>
    <w:rsid w:val="00656CC4"/>
    <w:rsid w:val="0066032C"/>
    <w:rsid w:val="00660D9E"/>
    <w:rsid w:val="00661479"/>
    <w:rsid w:val="00662F9B"/>
    <w:rsid w:val="00666EEE"/>
    <w:rsid w:val="00667868"/>
    <w:rsid w:val="00667C65"/>
    <w:rsid w:val="00667D2F"/>
    <w:rsid w:val="00670874"/>
    <w:rsid w:val="006708EB"/>
    <w:rsid w:val="006709EB"/>
    <w:rsid w:val="0067135A"/>
    <w:rsid w:val="0067145D"/>
    <w:rsid w:val="006722A8"/>
    <w:rsid w:val="006767FE"/>
    <w:rsid w:val="00676D23"/>
    <w:rsid w:val="00677C15"/>
    <w:rsid w:val="00677C6E"/>
    <w:rsid w:val="0068086F"/>
    <w:rsid w:val="00681034"/>
    <w:rsid w:val="00681119"/>
    <w:rsid w:val="00681829"/>
    <w:rsid w:val="00681C7F"/>
    <w:rsid w:val="00681D89"/>
    <w:rsid w:val="00682EAA"/>
    <w:rsid w:val="0068391F"/>
    <w:rsid w:val="00685491"/>
    <w:rsid w:val="00686C1C"/>
    <w:rsid w:val="0069162C"/>
    <w:rsid w:val="00692416"/>
    <w:rsid w:val="0069372B"/>
    <w:rsid w:val="0069389E"/>
    <w:rsid w:val="00694479"/>
    <w:rsid w:val="00695F47"/>
    <w:rsid w:val="00696591"/>
    <w:rsid w:val="0069686D"/>
    <w:rsid w:val="0069743B"/>
    <w:rsid w:val="00697F35"/>
    <w:rsid w:val="006A273A"/>
    <w:rsid w:val="006A3444"/>
    <w:rsid w:val="006A3BC6"/>
    <w:rsid w:val="006A49E7"/>
    <w:rsid w:val="006A551E"/>
    <w:rsid w:val="006A6BFC"/>
    <w:rsid w:val="006A7863"/>
    <w:rsid w:val="006B0E49"/>
    <w:rsid w:val="006B1D73"/>
    <w:rsid w:val="006B22A6"/>
    <w:rsid w:val="006B2330"/>
    <w:rsid w:val="006B26A7"/>
    <w:rsid w:val="006B3E17"/>
    <w:rsid w:val="006B58BB"/>
    <w:rsid w:val="006B6105"/>
    <w:rsid w:val="006B7A2E"/>
    <w:rsid w:val="006C09F6"/>
    <w:rsid w:val="006C0DEB"/>
    <w:rsid w:val="006C0E4C"/>
    <w:rsid w:val="006C209C"/>
    <w:rsid w:val="006C2D71"/>
    <w:rsid w:val="006C42BA"/>
    <w:rsid w:val="006C4A8C"/>
    <w:rsid w:val="006C5CAA"/>
    <w:rsid w:val="006C5FE9"/>
    <w:rsid w:val="006C65D9"/>
    <w:rsid w:val="006D00CF"/>
    <w:rsid w:val="006D0963"/>
    <w:rsid w:val="006D11B6"/>
    <w:rsid w:val="006D34CC"/>
    <w:rsid w:val="006D3F62"/>
    <w:rsid w:val="006D43C0"/>
    <w:rsid w:val="006D44C2"/>
    <w:rsid w:val="006D5C39"/>
    <w:rsid w:val="006D766C"/>
    <w:rsid w:val="006E0316"/>
    <w:rsid w:val="006E11F1"/>
    <w:rsid w:val="006E1BCF"/>
    <w:rsid w:val="006E2455"/>
    <w:rsid w:val="006E29C9"/>
    <w:rsid w:val="006E2CF2"/>
    <w:rsid w:val="006E2E49"/>
    <w:rsid w:val="006E37FA"/>
    <w:rsid w:val="006E5D60"/>
    <w:rsid w:val="006E6C38"/>
    <w:rsid w:val="006F0F4C"/>
    <w:rsid w:val="006F4991"/>
    <w:rsid w:val="006F5334"/>
    <w:rsid w:val="006F6C70"/>
    <w:rsid w:val="006F7800"/>
    <w:rsid w:val="00700E1E"/>
    <w:rsid w:val="00707FAB"/>
    <w:rsid w:val="00710E7E"/>
    <w:rsid w:val="00711A4F"/>
    <w:rsid w:val="007122F4"/>
    <w:rsid w:val="00715C0E"/>
    <w:rsid w:val="00717B18"/>
    <w:rsid w:val="007200C1"/>
    <w:rsid w:val="00720507"/>
    <w:rsid w:val="007205A3"/>
    <w:rsid w:val="00722034"/>
    <w:rsid w:val="0072293E"/>
    <w:rsid w:val="0072432F"/>
    <w:rsid w:val="00724F4E"/>
    <w:rsid w:val="00725E96"/>
    <w:rsid w:val="0072747D"/>
    <w:rsid w:val="0073181F"/>
    <w:rsid w:val="00733617"/>
    <w:rsid w:val="00736262"/>
    <w:rsid w:val="007365AB"/>
    <w:rsid w:val="00740D01"/>
    <w:rsid w:val="00742B2B"/>
    <w:rsid w:val="00742C0A"/>
    <w:rsid w:val="007437DA"/>
    <w:rsid w:val="00744643"/>
    <w:rsid w:val="00745936"/>
    <w:rsid w:val="0074614A"/>
    <w:rsid w:val="007462D2"/>
    <w:rsid w:val="007500AB"/>
    <w:rsid w:val="0075119B"/>
    <w:rsid w:val="00752A0C"/>
    <w:rsid w:val="00754771"/>
    <w:rsid w:val="007576B3"/>
    <w:rsid w:val="0076107F"/>
    <w:rsid w:val="00761424"/>
    <w:rsid w:val="007615C3"/>
    <w:rsid w:val="00761A9D"/>
    <w:rsid w:val="00762401"/>
    <w:rsid w:val="00763C31"/>
    <w:rsid w:val="0076623F"/>
    <w:rsid w:val="00767113"/>
    <w:rsid w:val="00770117"/>
    <w:rsid w:val="007750F9"/>
    <w:rsid w:val="0077526B"/>
    <w:rsid w:val="00775377"/>
    <w:rsid w:val="00776DB2"/>
    <w:rsid w:val="00783275"/>
    <w:rsid w:val="007862E8"/>
    <w:rsid w:val="0078644E"/>
    <w:rsid w:val="00793FE0"/>
    <w:rsid w:val="0079574D"/>
    <w:rsid w:val="0079621E"/>
    <w:rsid w:val="007A08A9"/>
    <w:rsid w:val="007A1073"/>
    <w:rsid w:val="007A2892"/>
    <w:rsid w:val="007A4E02"/>
    <w:rsid w:val="007A53D2"/>
    <w:rsid w:val="007A71C1"/>
    <w:rsid w:val="007A739C"/>
    <w:rsid w:val="007B1105"/>
    <w:rsid w:val="007B1E63"/>
    <w:rsid w:val="007B2506"/>
    <w:rsid w:val="007B302E"/>
    <w:rsid w:val="007B37CA"/>
    <w:rsid w:val="007B47F6"/>
    <w:rsid w:val="007B5006"/>
    <w:rsid w:val="007B5160"/>
    <w:rsid w:val="007B6A67"/>
    <w:rsid w:val="007C0445"/>
    <w:rsid w:val="007C0BB0"/>
    <w:rsid w:val="007C3286"/>
    <w:rsid w:val="007C608C"/>
    <w:rsid w:val="007C7DFC"/>
    <w:rsid w:val="007D0E33"/>
    <w:rsid w:val="007D375D"/>
    <w:rsid w:val="007D3ACE"/>
    <w:rsid w:val="007D3B84"/>
    <w:rsid w:val="007D48F7"/>
    <w:rsid w:val="007D5F15"/>
    <w:rsid w:val="007D62C3"/>
    <w:rsid w:val="007D690C"/>
    <w:rsid w:val="007D6EBE"/>
    <w:rsid w:val="007E02E1"/>
    <w:rsid w:val="007E08A0"/>
    <w:rsid w:val="007E169C"/>
    <w:rsid w:val="007E30F7"/>
    <w:rsid w:val="007E48A1"/>
    <w:rsid w:val="007E7C06"/>
    <w:rsid w:val="007F12FB"/>
    <w:rsid w:val="007F1A80"/>
    <w:rsid w:val="007F299A"/>
    <w:rsid w:val="007F3470"/>
    <w:rsid w:val="007F42D7"/>
    <w:rsid w:val="007F4FC8"/>
    <w:rsid w:val="007F5182"/>
    <w:rsid w:val="008003CF"/>
    <w:rsid w:val="00801EB7"/>
    <w:rsid w:val="0080239C"/>
    <w:rsid w:val="00805161"/>
    <w:rsid w:val="00806E3F"/>
    <w:rsid w:val="008072D5"/>
    <w:rsid w:val="00810D23"/>
    <w:rsid w:val="00811019"/>
    <w:rsid w:val="0081370E"/>
    <w:rsid w:val="00813A9D"/>
    <w:rsid w:val="00817588"/>
    <w:rsid w:val="00817AAE"/>
    <w:rsid w:val="00821DD6"/>
    <w:rsid w:val="008231C5"/>
    <w:rsid w:val="0082335D"/>
    <w:rsid w:val="00823C70"/>
    <w:rsid w:val="008263C5"/>
    <w:rsid w:val="00827FDB"/>
    <w:rsid w:val="00830976"/>
    <w:rsid w:val="00831C13"/>
    <w:rsid w:val="00831C96"/>
    <w:rsid w:val="00832A55"/>
    <w:rsid w:val="00833AAB"/>
    <w:rsid w:val="00834705"/>
    <w:rsid w:val="00836597"/>
    <w:rsid w:val="00836899"/>
    <w:rsid w:val="00837FF1"/>
    <w:rsid w:val="00840D3E"/>
    <w:rsid w:val="008439BD"/>
    <w:rsid w:val="00843CE2"/>
    <w:rsid w:val="00845356"/>
    <w:rsid w:val="00847257"/>
    <w:rsid w:val="00847EF8"/>
    <w:rsid w:val="008525B5"/>
    <w:rsid w:val="00856629"/>
    <w:rsid w:val="008567E4"/>
    <w:rsid w:val="00857233"/>
    <w:rsid w:val="00857D05"/>
    <w:rsid w:val="00857E4C"/>
    <w:rsid w:val="008604AF"/>
    <w:rsid w:val="00860F25"/>
    <w:rsid w:val="00861508"/>
    <w:rsid w:val="00861802"/>
    <w:rsid w:val="00861A15"/>
    <w:rsid w:val="00861D9F"/>
    <w:rsid w:val="00862887"/>
    <w:rsid w:val="00862E3D"/>
    <w:rsid w:val="00865ACF"/>
    <w:rsid w:val="00866669"/>
    <w:rsid w:val="00873FD0"/>
    <w:rsid w:val="008748D9"/>
    <w:rsid w:val="008777E2"/>
    <w:rsid w:val="008807B3"/>
    <w:rsid w:val="00880D4C"/>
    <w:rsid w:val="00882932"/>
    <w:rsid w:val="00882CF0"/>
    <w:rsid w:val="00882F97"/>
    <w:rsid w:val="00885512"/>
    <w:rsid w:val="008857B2"/>
    <w:rsid w:val="00886F87"/>
    <w:rsid w:val="00887516"/>
    <w:rsid w:val="00890D7F"/>
    <w:rsid w:val="008910D8"/>
    <w:rsid w:val="0089216A"/>
    <w:rsid w:val="00892569"/>
    <w:rsid w:val="008927B6"/>
    <w:rsid w:val="00895172"/>
    <w:rsid w:val="008965D1"/>
    <w:rsid w:val="00897602"/>
    <w:rsid w:val="008976BC"/>
    <w:rsid w:val="008A09D0"/>
    <w:rsid w:val="008A3924"/>
    <w:rsid w:val="008A3DF0"/>
    <w:rsid w:val="008A4AC9"/>
    <w:rsid w:val="008A4E7B"/>
    <w:rsid w:val="008A6456"/>
    <w:rsid w:val="008A745A"/>
    <w:rsid w:val="008A7FCA"/>
    <w:rsid w:val="008B17D9"/>
    <w:rsid w:val="008B202B"/>
    <w:rsid w:val="008B3366"/>
    <w:rsid w:val="008B3B2C"/>
    <w:rsid w:val="008B5124"/>
    <w:rsid w:val="008B5D1D"/>
    <w:rsid w:val="008C062A"/>
    <w:rsid w:val="008C0A5A"/>
    <w:rsid w:val="008C37F8"/>
    <w:rsid w:val="008C6799"/>
    <w:rsid w:val="008C6AC1"/>
    <w:rsid w:val="008D3D98"/>
    <w:rsid w:val="008D4A5B"/>
    <w:rsid w:val="008D5525"/>
    <w:rsid w:val="008D6560"/>
    <w:rsid w:val="008D6A3E"/>
    <w:rsid w:val="008E207A"/>
    <w:rsid w:val="008E2446"/>
    <w:rsid w:val="008E289F"/>
    <w:rsid w:val="008E3E96"/>
    <w:rsid w:val="008E6417"/>
    <w:rsid w:val="008E7E73"/>
    <w:rsid w:val="008F083D"/>
    <w:rsid w:val="008F1A5C"/>
    <w:rsid w:val="008F1C34"/>
    <w:rsid w:val="008F1CA3"/>
    <w:rsid w:val="008F1DC3"/>
    <w:rsid w:val="008F29BB"/>
    <w:rsid w:val="008F2F75"/>
    <w:rsid w:val="008F31E9"/>
    <w:rsid w:val="008F3FD9"/>
    <w:rsid w:val="008F4224"/>
    <w:rsid w:val="008F622A"/>
    <w:rsid w:val="008F72E7"/>
    <w:rsid w:val="00901A70"/>
    <w:rsid w:val="00902AA2"/>
    <w:rsid w:val="00902C9D"/>
    <w:rsid w:val="00903145"/>
    <w:rsid w:val="00903AAD"/>
    <w:rsid w:val="00903FA6"/>
    <w:rsid w:val="00903FFF"/>
    <w:rsid w:val="00905E30"/>
    <w:rsid w:val="009112BB"/>
    <w:rsid w:val="00913701"/>
    <w:rsid w:val="00914878"/>
    <w:rsid w:val="0091494E"/>
    <w:rsid w:val="00916B82"/>
    <w:rsid w:val="009219CA"/>
    <w:rsid w:val="0092301C"/>
    <w:rsid w:val="00925550"/>
    <w:rsid w:val="00926F62"/>
    <w:rsid w:val="0092707D"/>
    <w:rsid w:val="0092712D"/>
    <w:rsid w:val="00930B66"/>
    <w:rsid w:val="0093347E"/>
    <w:rsid w:val="009341B7"/>
    <w:rsid w:val="00934F1A"/>
    <w:rsid w:val="0094133D"/>
    <w:rsid w:val="00942B2E"/>
    <w:rsid w:val="009442AF"/>
    <w:rsid w:val="00947F62"/>
    <w:rsid w:val="0095067B"/>
    <w:rsid w:val="009516DE"/>
    <w:rsid w:val="00953486"/>
    <w:rsid w:val="00955FB4"/>
    <w:rsid w:val="00957ACB"/>
    <w:rsid w:val="0096015A"/>
    <w:rsid w:val="00965476"/>
    <w:rsid w:val="009662EF"/>
    <w:rsid w:val="00966FF1"/>
    <w:rsid w:val="009679A2"/>
    <w:rsid w:val="00967B4F"/>
    <w:rsid w:val="00967CD7"/>
    <w:rsid w:val="00970788"/>
    <w:rsid w:val="00970BDF"/>
    <w:rsid w:val="00970DFB"/>
    <w:rsid w:val="00975279"/>
    <w:rsid w:val="009809ED"/>
    <w:rsid w:val="00980B47"/>
    <w:rsid w:val="00983459"/>
    <w:rsid w:val="009837A9"/>
    <w:rsid w:val="00983BA5"/>
    <w:rsid w:val="00984357"/>
    <w:rsid w:val="009843D4"/>
    <w:rsid w:val="009869F5"/>
    <w:rsid w:val="00987B76"/>
    <w:rsid w:val="00987E85"/>
    <w:rsid w:val="00990194"/>
    <w:rsid w:val="009929FB"/>
    <w:rsid w:val="009A081C"/>
    <w:rsid w:val="009A0F9A"/>
    <w:rsid w:val="009A1946"/>
    <w:rsid w:val="009A3C98"/>
    <w:rsid w:val="009A4430"/>
    <w:rsid w:val="009A5823"/>
    <w:rsid w:val="009A589C"/>
    <w:rsid w:val="009A6728"/>
    <w:rsid w:val="009A7511"/>
    <w:rsid w:val="009A7A95"/>
    <w:rsid w:val="009A7CC0"/>
    <w:rsid w:val="009B0FFD"/>
    <w:rsid w:val="009B2DEE"/>
    <w:rsid w:val="009B34CE"/>
    <w:rsid w:val="009B5845"/>
    <w:rsid w:val="009B6066"/>
    <w:rsid w:val="009B6415"/>
    <w:rsid w:val="009B6AFA"/>
    <w:rsid w:val="009B6FFD"/>
    <w:rsid w:val="009B7E98"/>
    <w:rsid w:val="009C1F66"/>
    <w:rsid w:val="009C3084"/>
    <w:rsid w:val="009C3EAB"/>
    <w:rsid w:val="009C4894"/>
    <w:rsid w:val="009D1603"/>
    <w:rsid w:val="009D37E9"/>
    <w:rsid w:val="009D43B9"/>
    <w:rsid w:val="009D61D5"/>
    <w:rsid w:val="009D651B"/>
    <w:rsid w:val="009D7228"/>
    <w:rsid w:val="009D7F06"/>
    <w:rsid w:val="009E0DFF"/>
    <w:rsid w:val="009E2ABB"/>
    <w:rsid w:val="009E3BE6"/>
    <w:rsid w:val="009E4219"/>
    <w:rsid w:val="009E4AFB"/>
    <w:rsid w:val="009E54A9"/>
    <w:rsid w:val="009E65F6"/>
    <w:rsid w:val="009E6C50"/>
    <w:rsid w:val="009E7A75"/>
    <w:rsid w:val="009F1BA3"/>
    <w:rsid w:val="009F3233"/>
    <w:rsid w:val="009F5236"/>
    <w:rsid w:val="009F703C"/>
    <w:rsid w:val="009F704E"/>
    <w:rsid w:val="00A00438"/>
    <w:rsid w:val="00A02883"/>
    <w:rsid w:val="00A0288E"/>
    <w:rsid w:val="00A03D62"/>
    <w:rsid w:val="00A03E75"/>
    <w:rsid w:val="00A03F42"/>
    <w:rsid w:val="00A052A0"/>
    <w:rsid w:val="00A064E6"/>
    <w:rsid w:val="00A0678A"/>
    <w:rsid w:val="00A07EFF"/>
    <w:rsid w:val="00A10D13"/>
    <w:rsid w:val="00A11C42"/>
    <w:rsid w:val="00A11DBA"/>
    <w:rsid w:val="00A129BE"/>
    <w:rsid w:val="00A12B26"/>
    <w:rsid w:val="00A17D1A"/>
    <w:rsid w:val="00A2106F"/>
    <w:rsid w:val="00A2232A"/>
    <w:rsid w:val="00A23AC3"/>
    <w:rsid w:val="00A24548"/>
    <w:rsid w:val="00A31366"/>
    <w:rsid w:val="00A31DF1"/>
    <w:rsid w:val="00A3216B"/>
    <w:rsid w:val="00A33C10"/>
    <w:rsid w:val="00A355BB"/>
    <w:rsid w:val="00A3730B"/>
    <w:rsid w:val="00A37352"/>
    <w:rsid w:val="00A37C5D"/>
    <w:rsid w:val="00A40383"/>
    <w:rsid w:val="00A4039D"/>
    <w:rsid w:val="00A41095"/>
    <w:rsid w:val="00A45745"/>
    <w:rsid w:val="00A477A5"/>
    <w:rsid w:val="00A47E0E"/>
    <w:rsid w:val="00A47F0A"/>
    <w:rsid w:val="00A5144A"/>
    <w:rsid w:val="00A53968"/>
    <w:rsid w:val="00A541B2"/>
    <w:rsid w:val="00A55B5F"/>
    <w:rsid w:val="00A56C50"/>
    <w:rsid w:val="00A573CD"/>
    <w:rsid w:val="00A57BAA"/>
    <w:rsid w:val="00A600E4"/>
    <w:rsid w:val="00A612DE"/>
    <w:rsid w:val="00A61EBA"/>
    <w:rsid w:val="00A63B9C"/>
    <w:rsid w:val="00A64848"/>
    <w:rsid w:val="00A727AF"/>
    <w:rsid w:val="00A75519"/>
    <w:rsid w:val="00A76017"/>
    <w:rsid w:val="00A80261"/>
    <w:rsid w:val="00A816B4"/>
    <w:rsid w:val="00A81D24"/>
    <w:rsid w:val="00A828DF"/>
    <w:rsid w:val="00A83A50"/>
    <w:rsid w:val="00A84C8C"/>
    <w:rsid w:val="00A85C78"/>
    <w:rsid w:val="00A863FE"/>
    <w:rsid w:val="00A86524"/>
    <w:rsid w:val="00A86B34"/>
    <w:rsid w:val="00A86B90"/>
    <w:rsid w:val="00A8754D"/>
    <w:rsid w:val="00A90F77"/>
    <w:rsid w:val="00A925F9"/>
    <w:rsid w:val="00A92C1C"/>
    <w:rsid w:val="00A9327E"/>
    <w:rsid w:val="00A94284"/>
    <w:rsid w:val="00A953EA"/>
    <w:rsid w:val="00A969A4"/>
    <w:rsid w:val="00A978B3"/>
    <w:rsid w:val="00A97AAB"/>
    <w:rsid w:val="00A97EB1"/>
    <w:rsid w:val="00AA3887"/>
    <w:rsid w:val="00AA530D"/>
    <w:rsid w:val="00AA594E"/>
    <w:rsid w:val="00AA6E0E"/>
    <w:rsid w:val="00AA6FAB"/>
    <w:rsid w:val="00AA7356"/>
    <w:rsid w:val="00AB223D"/>
    <w:rsid w:val="00AB3056"/>
    <w:rsid w:val="00AB60F9"/>
    <w:rsid w:val="00AB65C1"/>
    <w:rsid w:val="00AB7D6B"/>
    <w:rsid w:val="00AC040B"/>
    <w:rsid w:val="00AC0849"/>
    <w:rsid w:val="00AC17E1"/>
    <w:rsid w:val="00AC24D2"/>
    <w:rsid w:val="00AC446F"/>
    <w:rsid w:val="00AC5F39"/>
    <w:rsid w:val="00AD01D4"/>
    <w:rsid w:val="00AD0A61"/>
    <w:rsid w:val="00AD12D2"/>
    <w:rsid w:val="00AD3BA3"/>
    <w:rsid w:val="00AD518C"/>
    <w:rsid w:val="00AD63EC"/>
    <w:rsid w:val="00AE0933"/>
    <w:rsid w:val="00AE0C56"/>
    <w:rsid w:val="00AE0D35"/>
    <w:rsid w:val="00AE17E2"/>
    <w:rsid w:val="00AE1F4E"/>
    <w:rsid w:val="00AE2DB1"/>
    <w:rsid w:val="00AE46DC"/>
    <w:rsid w:val="00AE4A37"/>
    <w:rsid w:val="00AE5515"/>
    <w:rsid w:val="00AE5FFC"/>
    <w:rsid w:val="00AE61D2"/>
    <w:rsid w:val="00AF272A"/>
    <w:rsid w:val="00AF3723"/>
    <w:rsid w:val="00AF3CDE"/>
    <w:rsid w:val="00AF3F4D"/>
    <w:rsid w:val="00AF67CE"/>
    <w:rsid w:val="00AF6AB3"/>
    <w:rsid w:val="00B00B3B"/>
    <w:rsid w:val="00B02284"/>
    <w:rsid w:val="00B04AF0"/>
    <w:rsid w:val="00B04C07"/>
    <w:rsid w:val="00B06E8F"/>
    <w:rsid w:val="00B07685"/>
    <w:rsid w:val="00B10757"/>
    <w:rsid w:val="00B138E5"/>
    <w:rsid w:val="00B14009"/>
    <w:rsid w:val="00B1552E"/>
    <w:rsid w:val="00B17364"/>
    <w:rsid w:val="00B17AB9"/>
    <w:rsid w:val="00B17D0B"/>
    <w:rsid w:val="00B17F5B"/>
    <w:rsid w:val="00B20FB5"/>
    <w:rsid w:val="00B21928"/>
    <w:rsid w:val="00B21956"/>
    <w:rsid w:val="00B2254A"/>
    <w:rsid w:val="00B2432D"/>
    <w:rsid w:val="00B254AD"/>
    <w:rsid w:val="00B273C2"/>
    <w:rsid w:val="00B27A79"/>
    <w:rsid w:val="00B27E92"/>
    <w:rsid w:val="00B30D01"/>
    <w:rsid w:val="00B30F85"/>
    <w:rsid w:val="00B31357"/>
    <w:rsid w:val="00B32217"/>
    <w:rsid w:val="00B323FC"/>
    <w:rsid w:val="00B3438B"/>
    <w:rsid w:val="00B34D64"/>
    <w:rsid w:val="00B36258"/>
    <w:rsid w:val="00B36EDB"/>
    <w:rsid w:val="00B40BD8"/>
    <w:rsid w:val="00B40D67"/>
    <w:rsid w:val="00B420F6"/>
    <w:rsid w:val="00B433C4"/>
    <w:rsid w:val="00B4348E"/>
    <w:rsid w:val="00B43678"/>
    <w:rsid w:val="00B45C01"/>
    <w:rsid w:val="00B45CF8"/>
    <w:rsid w:val="00B46DF0"/>
    <w:rsid w:val="00B50068"/>
    <w:rsid w:val="00B500A9"/>
    <w:rsid w:val="00B506C6"/>
    <w:rsid w:val="00B50B36"/>
    <w:rsid w:val="00B523DC"/>
    <w:rsid w:val="00B55740"/>
    <w:rsid w:val="00B55EED"/>
    <w:rsid w:val="00B56BE0"/>
    <w:rsid w:val="00B574E1"/>
    <w:rsid w:val="00B61D53"/>
    <w:rsid w:val="00B6223C"/>
    <w:rsid w:val="00B62336"/>
    <w:rsid w:val="00B6537A"/>
    <w:rsid w:val="00B66D87"/>
    <w:rsid w:val="00B72400"/>
    <w:rsid w:val="00B76158"/>
    <w:rsid w:val="00B77110"/>
    <w:rsid w:val="00B81F92"/>
    <w:rsid w:val="00B8574C"/>
    <w:rsid w:val="00B86145"/>
    <w:rsid w:val="00B86977"/>
    <w:rsid w:val="00B91F65"/>
    <w:rsid w:val="00B9262D"/>
    <w:rsid w:val="00B94669"/>
    <w:rsid w:val="00B96992"/>
    <w:rsid w:val="00B96F94"/>
    <w:rsid w:val="00BA0EDB"/>
    <w:rsid w:val="00BA5B26"/>
    <w:rsid w:val="00BA5C36"/>
    <w:rsid w:val="00BB1302"/>
    <w:rsid w:val="00BB5E29"/>
    <w:rsid w:val="00BB6141"/>
    <w:rsid w:val="00BB71A4"/>
    <w:rsid w:val="00BB765E"/>
    <w:rsid w:val="00BC01B9"/>
    <w:rsid w:val="00BC1FF8"/>
    <w:rsid w:val="00BC3900"/>
    <w:rsid w:val="00BC3DDB"/>
    <w:rsid w:val="00BC5AFC"/>
    <w:rsid w:val="00BC660C"/>
    <w:rsid w:val="00BD06E6"/>
    <w:rsid w:val="00BD50EE"/>
    <w:rsid w:val="00BD737F"/>
    <w:rsid w:val="00BE044F"/>
    <w:rsid w:val="00BE2720"/>
    <w:rsid w:val="00BE336F"/>
    <w:rsid w:val="00BE4CD8"/>
    <w:rsid w:val="00BE4F26"/>
    <w:rsid w:val="00BE6251"/>
    <w:rsid w:val="00BE6914"/>
    <w:rsid w:val="00BE6D26"/>
    <w:rsid w:val="00BF1F64"/>
    <w:rsid w:val="00BF387F"/>
    <w:rsid w:val="00BF4974"/>
    <w:rsid w:val="00BF5772"/>
    <w:rsid w:val="00BF6F32"/>
    <w:rsid w:val="00BF72F6"/>
    <w:rsid w:val="00C0011C"/>
    <w:rsid w:val="00C00B21"/>
    <w:rsid w:val="00C0110C"/>
    <w:rsid w:val="00C0256A"/>
    <w:rsid w:val="00C0268B"/>
    <w:rsid w:val="00C04A7B"/>
    <w:rsid w:val="00C05257"/>
    <w:rsid w:val="00C05514"/>
    <w:rsid w:val="00C05969"/>
    <w:rsid w:val="00C075D3"/>
    <w:rsid w:val="00C105B2"/>
    <w:rsid w:val="00C1222A"/>
    <w:rsid w:val="00C1222E"/>
    <w:rsid w:val="00C135BC"/>
    <w:rsid w:val="00C17089"/>
    <w:rsid w:val="00C21847"/>
    <w:rsid w:val="00C21E08"/>
    <w:rsid w:val="00C23FA5"/>
    <w:rsid w:val="00C24183"/>
    <w:rsid w:val="00C246D2"/>
    <w:rsid w:val="00C24DEC"/>
    <w:rsid w:val="00C27A8D"/>
    <w:rsid w:val="00C30788"/>
    <w:rsid w:val="00C30883"/>
    <w:rsid w:val="00C30E0F"/>
    <w:rsid w:val="00C31F99"/>
    <w:rsid w:val="00C32A6D"/>
    <w:rsid w:val="00C347C9"/>
    <w:rsid w:val="00C34F46"/>
    <w:rsid w:val="00C3770C"/>
    <w:rsid w:val="00C41405"/>
    <w:rsid w:val="00C42185"/>
    <w:rsid w:val="00C43464"/>
    <w:rsid w:val="00C438BC"/>
    <w:rsid w:val="00C43A8C"/>
    <w:rsid w:val="00C44C61"/>
    <w:rsid w:val="00C503B4"/>
    <w:rsid w:val="00C50400"/>
    <w:rsid w:val="00C52857"/>
    <w:rsid w:val="00C528F1"/>
    <w:rsid w:val="00C530BB"/>
    <w:rsid w:val="00C54B95"/>
    <w:rsid w:val="00C562C0"/>
    <w:rsid w:val="00C57CD3"/>
    <w:rsid w:val="00C618E2"/>
    <w:rsid w:val="00C62C6F"/>
    <w:rsid w:val="00C62EA1"/>
    <w:rsid w:val="00C663C6"/>
    <w:rsid w:val="00C665FF"/>
    <w:rsid w:val="00C6704F"/>
    <w:rsid w:val="00C70342"/>
    <w:rsid w:val="00C70A6C"/>
    <w:rsid w:val="00C7496F"/>
    <w:rsid w:val="00C74DF3"/>
    <w:rsid w:val="00C74E57"/>
    <w:rsid w:val="00C76C48"/>
    <w:rsid w:val="00C807C1"/>
    <w:rsid w:val="00C82371"/>
    <w:rsid w:val="00C8338A"/>
    <w:rsid w:val="00C83C2E"/>
    <w:rsid w:val="00C84B07"/>
    <w:rsid w:val="00C85117"/>
    <w:rsid w:val="00C85B2E"/>
    <w:rsid w:val="00C86342"/>
    <w:rsid w:val="00C866A6"/>
    <w:rsid w:val="00C8671F"/>
    <w:rsid w:val="00C86A6C"/>
    <w:rsid w:val="00C87EDF"/>
    <w:rsid w:val="00C87F62"/>
    <w:rsid w:val="00C90121"/>
    <w:rsid w:val="00C9197F"/>
    <w:rsid w:val="00C92522"/>
    <w:rsid w:val="00C92D23"/>
    <w:rsid w:val="00C93935"/>
    <w:rsid w:val="00C94BAA"/>
    <w:rsid w:val="00C952EA"/>
    <w:rsid w:val="00C955D2"/>
    <w:rsid w:val="00CA07EC"/>
    <w:rsid w:val="00CA0FFD"/>
    <w:rsid w:val="00CA109C"/>
    <w:rsid w:val="00CA492A"/>
    <w:rsid w:val="00CA57B3"/>
    <w:rsid w:val="00CA7111"/>
    <w:rsid w:val="00CA7915"/>
    <w:rsid w:val="00CB088C"/>
    <w:rsid w:val="00CB09DA"/>
    <w:rsid w:val="00CB201C"/>
    <w:rsid w:val="00CB2858"/>
    <w:rsid w:val="00CB4DCA"/>
    <w:rsid w:val="00CB6135"/>
    <w:rsid w:val="00CB6C3E"/>
    <w:rsid w:val="00CB6E10"/>
    <w:rsid w:val="00CC1A16"/>
    <w:rsid w:val="00CC22CF"/>
    <w:rsid w:val="00CC4F17"/>
    <w:rsid w:val="00CC6A8F"/>
    <w:rsid w:val="00CC7E1A"/>
    <w:rsid w:val="00CD098B"/>
    <w:rsid w:val="00CD1257"/>
    <w:rsid w:val="00CD31A5"/>
    <w:rsid w:val="00CD3339"/>
    <w:rsid w:val="00CD3947"/>
    <w:rsid w:val="00CD4176"/>
    <w:rsid w:val="00CD4D37"/>
    <w:rsid w:val="00CD4DC6"/>
    <w:rsid w:val="00CD6B8B"/>
    <w:rsid w:val="00CE240C"/>
    <w:rsid w:val="00CE29F6"/>
    <w:rsid w:val="00CE367E"/>
    <w:rsid w:val="00CE3C7E"/>
    <w:rsid w:val="00CE466A"/>
    <w:rsid w:val="00CE4D5A"/>
    <w:rsid w:val="00CE543D"/>
    <w:rsid w:val="00CE54D1"/>
    <w:rsid w:val="00CE72C8"/>
    <w:rsid w:val="00CE7F81"/>
    <w:rsid w:val="00CF212C"/>
    <w:rsid w:val="00CF3123"/>
    <w:rsid w:val="00CF345F"/>
    <w:rsid w:val="00CF43C3"/>
    <w:rsid w:val="00CF63B6"/>
    <w:rsid w:val="00CF70C7"/>
    <w:rsid w:val="00D02E6A"/>
    <w:rsid w:val="00D030EA"/>
    <w:rsid w:val="00D0486E"/>
    <w:rsid w:val="00D04ADA"/>
    <w:rsid w:val="00D054F6"/>
    <w:rsid w:val="00D06C07"/>
    <w:rsid w:val="00D105EA"/>
    <w:rsid w:val="00D13438"/>
    <w:rsid w:val="00D14872"/>
    <w:rsid w:val="00D1657B"/>
    <w:rsid w:val="00D20928"/>
    <w:rsid w:val="00D21049"/>
    <w:rsid w:val="00D210B4"/>
    <w:rsid w:val="00D224F9"/>
    <w:rsid w:val="00D23558"/>
    <w:rsid w:val="00D246A6"/>
    <w:rsid w:val="00D2635A"/>
    <w:rsid w:val="00D32359"/>
    <w:rsid w:val="00D3287E"/>
    <w:rsid w:val="00D32DED"/>
    <w:rsid w:val="00D33626"/>
    <w:rsid w:val="00D369AE"/>
    <w:rsid w:val="00D40863"/>
    <w:rsid w:val="00D441E3"/>
    <w:rsid w:val="00D506D1"/>
    <w:rsid w:val="00D5083C"/>
    <w:rsid w:val="00D50C26"/>
    <w:rsid w:val="00D52946"/>
    <w:rsid w:val="00D54022"/>
    <w:rsid w:val="00D55239"/>
    <w:rsid w:val="00D55644"/>
    <w:rsid w:val="00D55E81"/>
    <w:rsid w:val="00D5616F"/>
    <w:rsid w:val="00D577ED"/>
    <w:rsid w:val="00D63392"/>
    <w:rsid w:val="00D64599"/>
    <w:rsid w:val="00D65488"/>
    <w:rsid w:val="00D6586D"/>
    <w:rsid w:val="00D65DBF"/>
    <w:rsid w:val="00D6725F"/>
    <w:rsid w:val="00D77858"/>
    <w:rsid w:val="00D83825"/>
    <w:rsid w:val="00D83F9A"/>
    <w:rsid w:val="00D84888"/>
    <w:rsid w:val="00D84A3E"/>
    <w:rsid w:val="00D8557E"/>
    <w:rsid w:val="00D868F1"/>
    <w:rsid w:val="00D90454"/>
    <w:rsid w:val="00D92BB2"/>
    <w:rsid w:val="00D92EAC"/>
    <w:rsid w:val="00D9472B"/>
    <w:rsid w:val="00D962EF"/>
    <w:rsid w:val="00D9657D"/>
    <w:rsid w:val="00D97CB0"/>
    <w:rsid w:val="00D97DC3"/>
    <w:rsid w:val="00DA0046"/>
    <w:rsid w:val="00DA0747"/>
    <w:rsid w:val="00DA1905"/>
    <w:rsid w:val="00DA2384"/>
    <w:rsid w:val="00DA26C7"/>
    <w:rsid w:val="00DA65B8"/>
    <w:rsid w:val="00DB093C"/>
    <w:rsid w:val="00DB2680"/>
    <w:rsid w:val="00DB2921"/>
    <w:rsid w:val="00DB492D"/>
    <w:rsid w:val="00DB4E8C"/>
    <w:rsid w:val="00DB6405"/>
    <w:rsid w:val="00DB67BB"/>
    <w:rsid w:val="00DB69F9"/>
    <w:rsid w:val="00DB7BDA"/>
    <w:rsid w:val="00DC37A2"/>
    <w:rsid w:val="00DC44E6"/>
    <w:rsid w:val="00DC4BA6"/>
    <w:rsid w:val="00DC568F"/>
    <w:rsid w:val="00DC6E22"/>
    <w:rsid w:val="00DC7B9E"/>
    <w:rsid w:val="00DD2601"/>
    <w:rsid w:val="00DD2D10"/>
    <w:rsid w:val="00DD43F3"/>
    <w:rsid w:val="00DD5194"/>
    <w:rsid w:val="00DD564A"/>
    <w:rsid w:val="00DD7B66"/>
    <w:rsid w:val="00DE022C"/>
    <w:rsid w:val="00DE28A5"/>
    <w:rsid w:val="00DE2CA8"/>
    <w:rsid w:val="00DE2E93"/>
    <w:rsid w:val="00DE2F88"/>
    <w:rsid w:val="00DE3EE1"/>
    <w:rsid w:val="00DE468B"/>
    <w:rsid w:val="00DE4C7C"/>
    <w:rsid w:val="00DE5531"/>
    <w:rsid w:val="00DE6CAC"/>
    <w:rsid w:val="00DF25AE"/>
    <w:rsid w:val="00DF6632"/>
    <w:rsid w:val="00E011FD"/>
    <w:rsid w:val="00E01613"/>
    <w:rsid w:val="00E0555C"/>
    <w:rsid w:val="00E06BFD"/>
    <w:rsid w:val="00E12888"/>
    <w:rsid w:val="00E1374A"/>
    <w:rsid w:val="00E13905"/>
    <w:rsid w:val="00E14AE2"/>
    <w:rsid w:val="00E1512D"/>
    <w:rsid w:val="00E15760"/>
    <w:rsid w:val="00E1775B"/>
    <w:rsid w:val="00E2006F"/>
    <w:rsid w:val="00E20C86"/>
    <w:rsid w:val="00E20CD5"/>
    <w:rsid w:val="00E20F81"/>
    <w:rsid w:val="00E21452"/>
    <w:rsid w:val="00E21847"/>
    <w:rsid w:val="00E2199C"/>
    <w:rsid w:val="00E21F01"/>
    <w:rsid w:val="00E231F1"/>
    <w:rsid w:val="00E23781"/>
    <w:rsid w:val="00E24359"/>
    <w:rsid w:val="00E256A7"/>
    <w:rsid w:val="00E26E49"/>
    <w:rsid w:val="00E27CE9"/>
    <w:rsid w:val="00E31364"/>
    <w:rsid w:val="00E32013"/>
    <w:rsid w:val="00E33094"/>
    <w:rsid w:val="00E333D0"/>
    <w:rsid w:val="00E34027"/>
    <w:rsid w:val="00E357A5"/>
    <w:rsid w:val="00E35CCC"/>
    <w:rsid w:val="00E35E06"/>
    <w:rsid w:val="00E36358"/>
    <w:rsid w:val="00E369EB"/>
    <w:rsid w:val="00E36A91"/>
    <w:rsid w:val="00E41A4E"/>
    <w:rsid w:val="00E42863"/>
    <w:rsid w:val="00E42994"/>
    <w:rsid w:val="00E43598"/>
    <w:rsid w:val="00E43A5E"/>
    <w:rsid w:val="00E43CD7"/>
    <w:rsid w:val="00E442F2"/>
    <w:rsid w:val="00E44C78"/>
    <w:rsid w:val="00E464C8"/>
    <w:rsid w:val="00E5063A"/>
    <w:rsid w:val="00E514F6"/>
    <w:rsid w:val="00E54854"/>
    <w:rsid w:val="00E54E09"/>
    <w:rsid w:val="00E557A8"/>
    <w:rsid w:val="00E5590E"/>
    <w:rsid w:val="00E55EC5"/>
    <w:rsid w:val="00E563E3"/>
    <w:rsid w:val="00E5679C"/>
    <w:rsid w:val="00E60476"/>
    <w:rsid w:val="00E6070F"/>
    <w:rsid w:val="00E6112A"/>
    <w:rsid w:val="00E611C0"/>
    <w:rsid w:val="00E615E0"/>
    <w:rsid w:val="00E61B95"/>
    <w:rsid w:val="00E61D9C"/>
    <w:rsid w:val="00E61E7F"/>
    <w:rsid w:val="00E6355E"/>
    <w:rsid w:val="00E63852"/>
    <w:rsid w:val="00E647FE"/>
    <w:rsid w:val="00E66188"/>
    <w:rsid w:val="00E70A17"/>
    <w:rsid w:val="00E72398"/>
    <w:rsid w:val="00E731B7"/>
    <w:rsid w:val="00E731C8"/>
    <w:rsid w:val="00E74595"/>
    <w:rsid w:val="00E74F45"/>
    <w:rsid w:val="00E767EB"/>
    <w:rsid w:val="00E80763"/>
    <w:rsid w:val="00E8097E"/>
    <w:rsid w:val="00E80E98"/>
    <w:rsid w:val="00E81734"/>
    <w:rsid w:val="00E81D95"/>
    <w:rsid w:val="00E8241F"/>
    <w:rsid w:val="00E82F91"/>
    <w:rsid w:val="00E84308"/>
    <w:rsid w:val="00E8496E"/>
    <w:rsid w:val="00E90E00"/>
    <w:rsid w:val="00E96F44"/>
    <w:rsid w:val="00EA11FF"/>
    <w:rsid w:val="00EA244D"/>
    <w:rsid w:val="00EA2FE0"/>
    <w:rsid w:val="00EA3822"/>
    <w:rsid w:val="00EA7F1A"/>
    <w:rsid w:val="00EB056C"/>
    <w:rsid w:val="00EB05E1"/>
    <w:rsid w:val="00EB0BC4"/>
    <w:rsid w:val="00EB164D"/>
    <w:rsid w:val="00EB1E28"/>
    <w:rsid w:val="00EB2DA1"/>
    <w:rsid w:val="00EB4680"/>
    <w:rsid w:val="00EB54F5"/>
    <w:rsid w:val="00EB5799"/>
    <w:rsid w:val="00EB6450"/>
    <w:rsid w:val="00EB65DF"/>
    <w:rsid w:val="00EB771D"/>
    <w:rsid w:val="00EC2ED7"/>
    <w:rsid w:val="00EC3225"/>
    <w:rsid w:val="00EC4180"/>
    <w:rsid w:val="00EC51A4"/>
    <w:rsid w:val="00EC6FD4"/>
    <w:rsid w:val="00ED10AD"/>
    <w:rsid w:val="00ED47D0"/>
    <w:rsid w:val="00ED6A85"/>
    <w:rsid w:val="00ED78DB"/>
    <w:rsid w:val="00EE2E99"/>
    <w:rsid w:val="00EE30DA"/>
    <w:rsid w:val="00EE43D9"/>
    <w:rsid w:val="00EE44FE"/>
    <w:rsid w:val="00EF1328"/>
    <w:rsid w:val="00EF429D"/>
    <w:rsid w:val="00EF678A"/>
    <w:rsid w:val="00EF74FF"/>
    <w:rsid w:val="00F00768"/>
    <w:rsid w:val="00F01E9B"/>
    <w:rsid w:val="00F04C39"/>
    <w:rsid w:val="00F05653"/>
    <w:rsid w:val="00F05BFD"/>
    <w:rsid w:val="00F061A7"/>
    <w:rsid w:val="00F06871"/>
    <w:rsid w:val="00F0761B"/>
    <w:rsid w:val="00F10B36"/>
    <w:rsid w:val="00F145B0"/>
    <w:rsid w:val="00F1502C"/>
    <w:rsid w:val="00F152D1"/>
    <w:rsid w:val="00F15937"/>
    <w:rsid w:val="00F15AD3"/>
    <w:rsid w:val="00F17025"/>
    <w:rsid w:val="00F2092A"/>
    <w:rsid w:val="00F22010"/>
    <w:rsid w:val="00F22300"/>
    <w:rsid w:val="00F2284A"/>
    <w:rsid w:val="00F25DF1"/>
    <w:rsid w:val="00F26190"/>
    <w:rsid w:val="00F26C76"/>
    <w:rsid w:val="00F2705D"/>
    <w:rsid w:val="00F30819"/>
    <w:rsid w:val="00F313A5"/>
    <w:rsid w:val="00F31662"/>
    <w:rsid w:val="00F31A79"/>
    <w:rsid w:val="00F31C64"/>
    <w:rsid w:val="00F324E6"/>
    <w:rsid w:val="00F33F64"/>
    <w:rsid w:val="00F34937"/>
    <w:rsid w:val="00F35684"/>
    <w:rsid w:val="00F35FBE"/>
    <w:rsid w:val="00F40687"/>
    <w:rsid w:val="00F42296"/>
    <w:rsid w:val="00F442FE"/>
    <w:rsid w:val="00F44601"/>
    <w:rsid w:val="00F44C56"/>
    <w:rsid w:val="00F455A3"/>
    <w:rsid w:val="00F460E8"/>
    <w:rsid w:val="00F505FA"/>
    <w:rsid w:val="00F50A3D"/>
    <w:rsid w:val="00F51839"/>
    <w:rsid w:val="00F5522D"/>
    <w:rsid w:val="00F55A61"/>
    <w:rsid w:val="00F562C5"/>
    <w:rsid w:val="00F5730E"/>
    <w:rsid w:val="00F5767E"/>
    <w:rsid w:val="00F6083C"/>
    <w:rsid w:val="00F6153B"/>
    <w:rsid w:val="00F64C92"/>
    <w:rsid w:val="00F64FB3"/>
    <w:rsid w:val="00F6572A"/>
    <w:rsid w:val="00F659F0"/>
    <w:rsid w:val="00F65A65"/>
    <w:rsid w:val="00F65DAB"/>
    <w:rsid w:val="00F6653D"/>
    <w:rsid w:val="00F66E20"/>
    <w:rsid w:val="00F67A2A"/>
    <w:rsid w:val="00F67AD1"/>
    <w:rsid w:val="00F67BCC"/>
    <w:rsid w:val="00F7103B"/>
    <w:rsid w:val="00F7295F"/>
    <w:rsid w:val="00F72B4D"/>
    <w:rsid w:val="00F74852"/>
    <w:rsid w:val="00F75252"/>
    <w:rsid w:val="00F761BA"/>
    <w:rsid w:val="00F76B34"/>
    <w:rsid w:val="00F779C0"/>
    <w:rsid w:val="00F80CB1"/>
    <w:rsid w:val="00F8117F"/>
    <w:rsid w:val="00F81F31"/>
    <w:rsid w:val="00F82322"/>
    <w:rsid w:val="00F83CC1"/>
    <w:rsid w:val="00F84E3D"/>
    <w:rsid w:val="00F850F7"/>
    <w:rsid w:val="00F85256"/>
    <w:rsid w:val="00F86214"/>
    <w:rsid w:val="00F86AFE"/>
    <w:rsid w:val="00F90766"/>
    <w:rsid w:val="00F9246C"/>
    <w:rsid w:val="00F948C1"/>
    <w:rsid w:val="00F95380"/>
    <w:rsid w:val="00F96590"/>
    <w:rsid w:val="00F969CE"/>
    <w:rsid w:val="00FA1055"/>
    <w:rsid w:val="00FA1282"/>
    <w:rsid w:val="00FA1AD3"/>
    <w:rsid w:val="00FA1BCC"/>
    <w:rsid w:val="00FA267C"/>
    <w:rsid w:val="00FA42CC"/>
    <w:rsid w:val="00FA558D"/>
    <w:rsid w:val="00FA73C3"/>
    <w:rsid w:val="00FA7CA3"/>
    <w:rsid w:val="00FB04F3"/>
    <w:rsid w:val="00FB164C"/>
    <w:rsid w:val="00FB237C"/>
    <w:rsid w:val="00FB35F9"/>
    <w:rsid w:val="00FB3DA9"/>
    <w:rsid w:val="00FB3EAF"/>
    <w:rsid w:val="00FB3F87"/>
    <w:rsid w:val="00FB5A0D"/>
    <w:rsid w:val="00FB65C5"/>
    <w:rsid w:val="00FB66C7"/>
    <w:rsid w:val="00FC122C"/>
    <w:rsid w:val="00FC16F9"/>
    <w:rsid w:val="00FC257C"/>
    <w:rsid w:val="00FC591D"/>
    <w:rsid w:val="00FC6FF3"/>
    <w:rsid w:val="00FD00EE"/>
    <w:rsid w:val="00FD01FF"/>
    <w:rsid w:val="00FD049F"/>
    <w:rsid w:val="00FD1101"/>
    <w:rsid w:val="00FD29B4"/>
    <w:rsid w:val="00FD4859"/>
    <w:rsid w:val="00FD51E7"/>
    <w:rsid w:val="00FD66F3"/>
    <w:rsid w:val="00FE269B"/>
    <w:rsid w:val="00FE33E0"/>
    <w:rsid w:val="00FE3A8C"/>
    <w:rsid w:val="00FE3B35"/>
    <w:rsid w:val="00FE40A4"/>
    <w:rsid w:val="00FE61EE"/>
    <w:rsid w:val="00FE79B8"/>
    <w:rsid w:val="00FF0465"/>
    <w:rsid w:val="00FF2820"/>
    <w:rsid w:val="00FF2CD1"/>
    <w:rsid w:val="00FF441F"/>
    <w:rsid w:val="00FF4923"/>
    <w:rsid w:val="00FF4AC3"/>
    <w:rsid w:val="09A8E0CC"/>
  </w:rsids>
  <m:mathPr>
    <m:mathFont m:val="Cambria Math"/>
    <m:brkBin m:val="before"/>
    <m:brkBinSub m:val="--"/>
    <m:smallFrac m:val="0"/>
    <m:dispDef/>
    <m:lMargin m:val="0"/>
    <m:rMargin m:val="0"/>
    <m:defJc m:val="centerGroup"/>
    <m:wrapIndent m:val="1440"/>
    <m:intLim m:val="subSup"/>
    <m:naryLim m:val="undOvr"/>
  </m:mathPr>
  <w:themeFontLang w:val="pt-PT"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F17E"/>
  <w15:chartTrackingRefBased/>
  <w15:docId w15:val="{31C19168-D90B-4928-95FF-D9F7444AF3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pt-PT"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F0565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565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5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65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05653"/>
    <w:rPr>
      <w:rFonts w:asciiTheme="majorHAnsi" w:hAnsiTheme="majorHAnsi" w:eastAsiaTheme="majorEastAsia" w:cstheme="majorBidi"/>
      <w:color w:val="2F5496" w:themeColor="accent1" w:themeShade="BF"/>
      <w:sz w:val="40"/>
      <w:szCs w:val="40"/>
      <w:lang w:val="en-US"/>
    </w:rPr>
  </w:style>
  <w:style w:type="character" w:styleId="Heading2Char" w:customStyle="1">
    <w:name w:val="Heading 2 Char"/>
    <w:basedOn w:val="DefaultParagraphFont"/>
    <w:link w:val="Heading2"/>
    <w:uiPriority w:val="9"/>
    <w:rsid w:val="00F05653"/>
    <w:rPr>
      <w:rFonts w:asciiTheme="majorHAnsi" w:hAnsiTheme="majorHAnsi" w:eastAsiaTheme="majorEastAsia" w:cstheme="majorBidi"/>
      <w:color w:val="2F5496" w:themeColor="accent1" w:themeShade="BF"/>
      <w:sz w:val="32"/>
      <w:szCs w:val="32"/>
      <w:lang w:val="en-US"/>
    </w:rPr>
  </w:style>
  <w:style w:type="character" w:styleId="Heading3Char" w:customStyle="1">
    <w:name w:val="Heading 3 Char"/>
    <w:basedOn w:val="DefaultParagraphFont"/>
    <w:link w:val="Heading3"/>
    <w:uiPriority w:val="9"/>
    <w:rsid w:val="00F05653"/>
    <w:rPr>
      <w:rFonts w:eastAsiaTheme="majorEastAsia" w:cstheme="majorBidi"/>
      <w:color w:val="2F5496" w:themeColor="accent1" w:themeShade="BF"/>
      <w:sz w:val="28"/>
      <w:szCs w:val="28"/>
      <w:lang w:val="en-US"/>
    </w:rPr>
  </w:style>
  <w:style w:type="character" w:styleId="Heading4Char" w:customStyle="1">
    <w:name w:val="Heading 4 Char"/>
    <w:basedOn w:val="DefaultParagraphFont"/>
    <w:link w:val="Heading4"/>
    <w:uiPriority w:val="9"/>
    <w:semiHidden/>
    <w:rsid w:val="00F05653"/>
    <w:rPr>
      <w:rFonts w:eastAsiaTheme="majorEastAsia" w:cstheme="majorBidi"/>
      <w:i/>
      <w:iCs/>
      <w:color w:val="2F5496" w:themeColor="accent1" w:themeShade="BF"/>
      <w:lang w:val="en-US"/>
    </w:rPr>
  </w:style>
  <w:style w:type="character" w:styleId="Heading5Char" w:customStyle="1">
    <w:name w:val="Heading 5 Char"/>
    <w:basedOn w:val="DefaultParagraphFont"/>
    <w:link w:val="Heading5"/>
    <w:uiPriority w:val="9"/>
    <w:semiHidden/>
    <w:rsid w:val="00F05653"/>
    <w:rPr>
      <w:rFonts w:eastAsiaTheme="majorEastAsia" w:cstheme="majorBidi"/>
      <w:color w:val="2F5496" w:themeColor="accent1" w:themeShade="BF"/>
      <w:lang w:val="en-US"/>
    </w:rPr>
  </w:style>
  <w:style w:type="character" w:styleId="Heading6Char" w:customStyle="1">
    <w:name w:val="Heading 6 Char"/>
    <w:basedOn w:val="DefaultParagraphFont"/>
    <w:link w:val="Heading6"/>
    <w:uiPriority w:val="9"/>
    <w:semiHidden/>
    <w:rsid w:val="00F05653"/>
    <w:rPr>
      <w:rFonts w:eastAsiaTheme="majorEastAsia" w:cstheme="majorBidi"/>
      <w:i/>
      <w:iCs/>
      <w:color w:val="595959" w:themeColor="text1" w:themeTint="A6"/>
      <w:lang w:val="en-US"/>
    </w:rPr>
  </w:style>
  <w:style w:type="character" w:styleId="Heading7Char" w:customStyle="1">
    <w:name w:val="Heading 7 Char"/>
    <w:basedOn w:val="DefaultParagraphFont"/>
    <w:link w:val="Heading7"/>
    <w:uiPriority w:val="9"/>
    <w:semiHidden/>
    <w:rsid w:val="00F05653"/>
    <w:rPr>
      <w:rFonts w:eastAsiaTheme="majorEastAsia" w:cstheme="majorBidi"/>
      <w:color w:val="595959" w:themeColor="text1" w:themeTint="A6"/>
      <w:lang w:val="en-US"/>
    </w:rPr>
  </w:style>
  <w:style w:type="character" w:styleId="Heading8Char" w:customStyle="1">
    <w:name w:val="Heading 8 Char"/>
    <w:basedOn w:val="DefaultParagraphFont"/>
    <w:link w:val="Heading8"/>
    <w:uiPriority w:val="9"/>
    <w:semiHidden/>
    <w:rsid w:val="00F05653"/>
    <w:rPr>
      <w:rFonts w:eastAsiaTheme="majorEastAsia" w:cstheme="majorBidi"/>
      <w:i/>
      <w:iCs/>
      <w:color w:val="272727" w:themeColor="text1" w:themeTint="D8"/>
      <w:lang w:val="en-US"/>
    </w:rPr>
  </w:style>
  <w:style w:type="character" w:styleId="Heading9Char" w:customStyle="1">
    <w:name w:val="Heading 9 Char"/>
    <w:basedOn w:val="DefaultParagraphFont"/>
    <w:link w:val="Heading9"/>
    <w:uiPriority w:val="9"/>
    <w:semiHidden/>
    <w:rsid w:val="00F0565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0565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05653"/>
    <w:rPr>
      <w:rFonts w:asciiTheme="majorHAnsi" w:hAnsiTheme="majorHAnsi" w:eastAsiaTheme="majorEastAsia" w:cstheme="majorBidi"/>
      <w:spacing w:val="-10"/>
      <w:kern w:val="28"/>
      <w:sz w:val="56"/>
      <w:szCs w:val="56"/>
      <w:lang w:val="en-US"/>
    </w:rPr>
  </w:style>
  <w:style w:type="paragraph" w:styleId="Subtitle">
    <w:name w:val="Subtitle"/>
    <w:basedOn w:val="Normal"/>
    <w:next w:val="Normal"/>
    <w:link w:val="SubtitleChar"/>
    <w:uiPriority w:val="11"/>
    <w:qFormat/>
    <w:rsid w:val="00F0565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0565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05653"/>
    <w:pPr>
      <w:spacing w:before="160"/>
      <w:jc w:val="center"/>
    </w:pPr>
    <w:rPr>
      <w:i/>
      <w:iCs/>
      <w:color w:val="404040" w:themeColor="text1" w:themeTint="BF"/>
    </w:rPr>
  </w:style>
  <w:style w:type="character" w:styleId="QuoteChar" w:customStyle="1">
    <w:name w:val="Quote Char"/>
    <w:basedOn w:val="DefaultParagraphFont"/>
    <w:link w:val="Quote"/>
    <w:uiPriority w:val="29"/>
    <w:rsid w:val="00F05653"/>
    <w:rPr>
      <w:i/>
      <w:iCs/>
      <w:color w:val="404040" w:themeColor="text1" w:themeTint="BF"/>
      <w:lang w:val="en-US"/>
    </w:rPr>
  </w:style>
  <w:style w:type="paragraph" w:styleId="ListParagraph">
    <w:name w:val="List Paragraph"/>
    <w:basedOn w:val="Normal"/>
    <w:uiPriority w:val="34"/>
    <w:qFormat/>
    <w:rsid w:val="00F05653"/>
    <w:pPr>
      <w:ind w:left="720"/>
      <w:contextualSpacing/>
    </w:pPr>
  </w:style>
  <w:style w:type="character" w:styleId="IntenseEmphasis">
    <w:name w:val="Intense Emphasis"/>
    <w:basedOn w:val="DefaultParagraphFont"/>
    <w:uiPriority w:val="21"/>
    <w:qFormat/>
    <w:rsid w:val="00F05653"/>
    <w:rPr>
      <w:i/>
      <w:iCs/>
      <w:color w:val="2F5496" w:themeColor="accent1" w:themeShade="BF"/>
    </w:rPr>
  </w:style>
  <w:style w:type="paragraph" w:styleId="IntenseQuote">
    <w:name w:val="Intense Quote"/>
    <w:basedOn w:val="Normal"/>
    <w:next w:val="Normal"/>
    <w:link w:val="IntenseQuoteChar"/>
    <w:uiPriority w:val="30"/>
    <w:qFormat/>
    <w:rsid w:val="00F0565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05653"/>
    <w:rPr>
      <w:i/>
      <w:iCs/>
      <w:color w:val="2F5496" w:themeColor="accent1" w:themeShade="BF"/>
      <w:lang w:val="en-US"/>
    </w:rPr>
  </w:style>
  <w:style w:type="character" w:styleId="IntenseReference">
    <w:name w:val="Intense Reference"/>
    <w:basedOn w:val="DefaultParagraphFont"/>
    <w:uiPriority w:val="32"/>
    <w:qFormat/>
    <w:rsid w:val="00F05653"/>
    <w:rPr>
      <w:b/>
      <w:bCs/>
      <w:smallCaps/>
      <w:color w:val="2F5496" w:themeColor="accent1" w:themeShade="BF"/>
      <w:spacing w:val="5"/>
    </w:rPr>
  </w:style>
  <w:style w:type="paragraph" w:styleId="Header">
    <w:name w:val="header"/>
    <w:basedOn w:val="Normal"/>
    <w:link w:val="HeaderChar"/>
    <w:uiPriority w:val="99"/>
    <w:unhideWhenUsed/>
    <w:rsid w:val="00010DFA"/>
    <w:pPr>
      <w:tabs>
        <w:tab w:val="center" w:pos="4252"/>
        <w:tab w:val="right" w:pos="8504"/>
      </w:tabs>
      <w:spacing w:after="0" w:line="240" w:lineRule="auto"/>
    </w:pPr>
  </w:style>
  <w:style w:type="character" w:styleId="HeaderChar" w:customStyle="1">
    <w:name w:val="Header Char"/>
    <w:basedOn w:val="DefaultParagraphFont"/>
    <w:link w:val="Header"/>
    <w:uiPriority w:val="99"/>
    <w:rsid w:val="00010DFA"/>
    <w:rPr>
      <w:lang w:val="en-US"/>
    </w:rPr>
  </w:style>
  <w:style w:type="paragraph" w:styleId="Footer">
    <w:name w:val="footer"/>
    <w:basedOn w:val="Normal"/>
    <w:link w:val="FooterChar"/>
    <w:uiPriority w:val="99"/>
    <w:unhideWhenUsed/>
    <w:rsid w:val="00010DFA"/>
    <w:pPr>
      <w:tabs>
        <w:tab w:val="center" w:pos="4252"/>
        <w:tab w:val="right" w:pos="8504"/>
      </w:tabs>
      <w:spacing w:after="0" w:line="240" w:lineRule="auto"/>
    </w:pPr>
  </w:style>
  <w:style w:type="character" w:styleId="FooterChar" w:customStyle="1">
    <w:name w:val="Footer Char"/>
    <w:basedOn w:val="DefaultParagraphFont"/>
    <w:link w:val="Footer"/>
    <w:uiPriority w:val="99"/>
    <w:rsid w:val="00010DFA"/>
    <w:rPr>
      <w:lang w:val="en-US"/>
    </w:rPr>
  </w:style>
  <w:style w:type="paragraph" w:styleId="TOCHeading">
    <w:name w:val="TOC Heading"/>
    <w:basedOn w:val="Heading1"/>
    <w:next w:val="Normal"/>
    <w:uiPriority w:val="39"/>
    <w:unhideWhenUsed/>
    <w:qFormat/>
    <w:rsid w:val="007D690C"/>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823C70"/>
    <w:pPr>
      <w:spacing w:after="100"/>
    </w:pPr>
  </w:style>
  <w:style w:type="character" w:styleId="Hyperlink">
    <w:name w:val="Hyperlink"/>
    <w:basedOn w:val="DefaultParagraphFont"/>
    <w:uiPriority w:val="99"/>
    <w:unhideWhenUsed/>
    <w:rsid w:val="00823C70"/>
    <w:rPr>
      <w:color w:val="0563C1" w:themeColor="hyperlink"/>
      <w:u w:val="single"/>
    </w:rPr>
  </w:style>
  <w:style w:type="character" w:styleId="UnresolvedMention">
    <w:name w:val="Unresolved Mention"/>
    <w:basedOn w:val="DefaultParagraphFont"/>
    <w:uiPriority w:val="99"/>
    <w:semiHidden/>
    <w:unhideWhenUsed/>
    <w:rsid w:val="00761A9D"/>
    <w:rPr>
      <w:color w:val="605E5C"/>
      <w:shd w:val="clear" w:color="auto" w:fill="E1DFDD"/>
    </w:rPr>
  </w:style>
  <w:style w:type="character" w:styleId="PlaceholderText">
    <w:name w:val="Placeholder Text"/>
    <w:basedOn w:val="DefaultParagraphFont"/>
    <w:uiPriority w:val="99"/>
    <w:semiHidden/>
    <w:rsid w:val="0026088D"/>
    <w:rPr>
      <w:color w:val="666666"/>
    </w:rPr>
  </w:style>
  <w:style w:type="paragraph" w:styleId="Bibliography">
    <w:name w:val="Bibliography"/>
    <w:basedOn w:val="Normal"/>
    <w:next w:val="Normal"/>
    <w:uiPriority w:val="37"/>
    <w:unhideWhenUsed/>
    <w:rsid w:val="004E7902"/>
  </w:style>
  <w:style w:type="character" w:styleId="CommentReference">
    <w:name w:val="annotation reference"/>
    <w:basedOn w:val="DefaultParagraphFont"/>
    <w:uiPriority w:val="99"/>
    <w:semiHidden/>
    <w:unhideWhenUsed/>
    <w:rsid w:val="002B2DC5"/>
    <w:rPr>
      <w:sz w:val="16"/>
      <w:szCs w:val="16"/>
    </w:rPr>
  </w:style>
  <w:style w:type="paragraph" w:styleId="CommentText">
    <w:name w:val="annotation text"/>
    <w:basedOn w:val="Normal"/>
    <w:link w:val="CommentTextChar"/>
    <w:uiPriority w:val="99"/>
    <w:unhideWhenUsed/>
    <w:rsid w:val="002B2DC5"/>
    <w:pPr>
      <w:spacing w:line="240" w:lineRule="auto"/>
    </w:pPr>
    <w:rPr>
      <w:sz w:val="20"/>
      <w:szCs w:val="20"/>
    </w:rPr>
  </w:style>
  <w:style w:type="character" w:styleId="CommentTextChar" w:customStyle="1">
    <w:name w:val="Comment Text Char"/>
    <w:basedOn w:val="DefaultParagraphFont"/>
    <w:link w:val="CommentText"/>
    <w:uiPriority w:val="99"/>
    <w:rsid w:val="002B2DC5"/>
    <w:rPr>
      <w:sz w:val="20"/>
      <w:szCs w:val="20"/>
      <w:lang w:val="en-US"/>
    </w:rPr>
  </w:style>
  <w:style w:type="paragraph" w:styleId="CommentSubject">
    <w:name w:val="annotation subject"/>
    <w:basedOn w:val="CommentText"/>
    <w:next w:val="CommentText"/>
    <w:link w:val="CommentSubjectChar"/>
    <w:uiPriority w:val="99"/>
    <w:semiHidden/>
    <w:unhideWhenUsed/>
    <w:rsid w:val="002B2DC5"/>
    <w:rPr>
      <w:b/>
      <w:bCs/>
    </w:rPr>
  </w:style>
  <w:style w:type="character" w:styleId="CommentSubjectChar" w:customStyle="1">
    <w:name w:val="Comment Subject Char"/>
    <w:basedOn w:val="CommentTextChar"/>
    <w:link w:val="CommentSubject"/>
    <w:uiPriority w:val="99"/>
    <w:semiHidden/>
    <w:rsid w:val="002B2DC5"/>
    <w:rPr>
      <w:b/>
      <w:bCs/>
      <w:sz w:val="20"/>
      <w:szCs w:val="20"/>
      <w:lang w:val="en-US"/>
    </w:rPr>
  </w:style>
  <w:style w:type="character" w:styleId="FollowedHyperlink">
    <w:name w:val="FollowedHyperlink"/>
    <w:basedOn w:val="DefaultParagraphFont"/>
    <w:uiPriority w:val="99"/>
    <w:semiHidden/>
    <w:unhideWhenUsed/>
    <w:rsid w:val="008F622A"/>
    <w:rPr>
      <w:color w:val="954F72" w:themeColor="followedHyperlink"/>
      <w:u w:val="single"/>
    </w:rPr>
  </w:style>
  <w:style w:type="paragraph" w:styleId="TOC2">
    <w:name w:val="toc 2"/>
    <w:basedOn w:val="Normal"/>
    <w:next w:val="Normal"/>
    <w:autoRedefine/>
    <w:uiPriority w:val="39"/>
    <w:unhideWhenUsed/>
    <w:rsid w:val="00171980"/>
    <w:pPr>
      <w:spacing w:after="100"/>
      <w:ind w:left="220"/>
    </w:pPr>
  </w:style>
  <w:style w:type="paragraph" w:styleId="Caption">
    <w:name w:val="caption"/>
    <w:basedOn w:val="Normal"/>
    <w:next w:val="Normal"/>
    <w:uiPriority w:val="35"/>
    <w:unhideWhenUsed/>
    <w:qFormat/>
    <w:rsid w:val="005860CA"/>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3F7810"/>
    <w:pPr>
      <w:spacing w:after="100"/>
      <w:ind w:left="440"/>
    </w:pPr>
  </w:style>
  <w:style w:type="paragraph" w:styleId="TableofFigures">
    <w:name w:val="table of figures"/>
    <w:basedOn w:val="Normal"/>
    <w:next w:val="Normal"/>
    <w:uiPriority w:val="99"/>
    <w:unhideWhenUsed/>
    <w:rsid w:val="00D52946"/>
    <w:pPr>
      <w:spacing w:after="0"/>
    </w:pPr>
  </w:style>
  <w:style w:type="paragraph" w:styleId="FootnoteText">
    <w:name w:val="footnote text"/>
    <w:basedOn w:val="Normal"/>
    <w:link w:val="FootnoteTextChar"/>
    <w:uiPriority w:val="99"/>
    <w:semiHidden/>
    <w:unhideWhenUsed/>
    <w:rsid w:val="006130E5"/>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6130E5"/>
    <w:rPr>
      <w:sz w:val="20"/>
      <w:szCs w:val="20"/>
      <w:lang w:val="en-GB"/>
    </w:rPr>
  </w:style>
  <w:style w:type="character" w:styleId="FootnoteReference">
    <w:name w:val="footnote reference"/>
    <w:basedOn w:val="DefaultParagraphFont"/>
    <w:uiPriority w:val="99"/>
    <w:semiHidden/>
    <w:unhideWhenUsed/>
    <w:rsid w:val="006130E5"/>
    <w:rPr>
      <w:vertAlign w:val="superscript"/>
    </w:rPr>
  </w:style>
  <w:style w:type="paragraph" w:styleId="Revision">
    <w:name w:val="Revision"/>
    <w:hidden/>
    <w:uiPriority w:val="99"/>
    <w:semiHidden/>
    <w:rsid w:val="00242C61"/>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236">
      <w:bodyDiv w:val="1"/>
      <w:marLeft w:val="0"/>
      <w:marRight w:val="0"/>
      <w:marTop w:val="0"/>
      <w:marBottom w:val="0"/>
      <w:divBdr>
        <w:top w:val="none" w:sz="0" w:space="0" w:color="auto"/>
        <w:left w:val="none" w:sz="0" w:space="0" w:color="auto"/>
        <w:bottom w:val="none" w:sz="0" w:space="0" w:color="auto"/>
        <w:right w:val="none" w:sz="0" w:space="0" w:color="auto"/>
      </w:divBdr>
    </w:div>
    <w:div w:id="15082269">
      <w:bodyDiv w:val="1"/>
      <w:marLeft w:val="0"/>
      <w:marRight w:val="0"/>
      <w:marTop w:val="0"/>
      <w:marBottom w:val="0"/>
      <w:divBdr>
        <w:top w:val="none" w:sz="0" w:space="0" w:color="auto"/>
        <w:left w:val="none" w:sz="0" w:space="0" w:color="auto"/>
        <w:bottom w:val="none" w:sz="0" w:space="0" w:color="auto"/>
        <w:right w:val="none" w:sz="0" w:space="0" w:color="auto"/>
      </w:divBdr>
    </w:div>
    <w:div w:id="31197621">
      <w:bodyDiv w:val="1"/>
      <w:marLeft w:val="0"/>
      <w:marRight w:val="0"/>
      <w:marTop w:val="0"/>
      <w:marBottom w:val="0"/>
      <w:divBdr>
        <w:top w:val="none" w:sz="0" w:space="0" w:color="auto"/>
        <w:left w:val="none" w:sz="0" w:space="0" w:color="auto"/>
        <w:bottom w:val="none" w:sz="0" w:space="0" w:color="auto"/>
        <w:right w:val="none" w:sz="0" w:space="0" w:color="auto"/>
      </w:divBdr>
    </w:div>
    <w:div w:id="41174506">
      <w:bodyDiv w:val="1"/>
      <w:marLeft w:val="0"/>
      <w:marRight w:val="0"/>
      <w:marTop w:val="0"/>
      <w:marBottom w:val="0"/>
      <w:divBdr>
        <w:top w:val="none" w:sz="0" w:space="0" w:color="auto"/>
        <w:left w:val="none" w:sz="0" w:space="0" w:color="auto"/>
        <w:bottom w:val="none" w:sz="0" w:space="0" w:color="auto"/>
        <w:right w:val="none" w:sz="0" w:space="0" w:color="auto"/>
      </w:divBdr>
    </w:div>
    <w:div w:id="48384868">
      <w:bodyDiv w:val="1"/>
      <w:marLeft w:val="0"/>
      <w:marRight w:val="0"/>
      <w:marTop w:val="0"/>
      <w:marBottom w:val="0"/>
      <w:divBdr>
        <w:top w:val="none" w:sz="0" w:space="0" w:color="auto"/>
        <w:left w:val="none" w:sz="0" w:space="0" w:color="auto"/>
        <w:bottom w:val="none" w:sz="0" w:space="0" w:color="auto"/>
        <w:right w:val="none" w:sz="0" w:space="0" w:color="auto"/>
      </w:divBdr>
    </w:div>
    <w:div w:id="49154077">
      <w:bodyDiv w:val="1"/>
      <w:marLeft w:val="0"/>
      <w:marRight w:val="0"/>
      <w:marTop w:val="0"/>
      <w:marBottom w:val="0"/>
      <w:divBdr>
        <w:top w:val="none" w:sz="0" w:space="0" w:color="auto"/>
        <w:left w:val="none" w:sz="0" w:space="0" w:color="auto"/>
        <w:bottom w:val="none" w:sz="0" w:space="0" w:color="auto"/>
        <w:right w:val="none" w:sz="0" w:space="0" w:color="auto"/>
      </w:divBdr>
    </w:div>
    <w:div w:id="60301147">
      <w:bodyDiv w:val="1"/>
      <w:marLeft w:val="0"/>
      <w:marRight w:val="0"/>
      <w:marTop w:val="0"/>
      <w:marBottom w:val="0"/>
      <w:divBdr>
        <w:top w:val="none" w:sz="0" w:space="0" w:color="auto"/>
        <w:left w:val="none" w:sz="0" w:space="0" w:color="auto"/>
        <w:bottom w:val="none" w:sz="0" w:space="0" w:color="auto"/>
        <w:right w:val="none" w:sz="0" w:space="0" w:color="auto"/>
      </w:divBdr>
    </w:div>
    <w:div w:id="88741541">
      <w:bodyDiv w:val="1"/>
      <w:marLeft w:val="0"/>
      <w:marRight w:val="0"/>
      <w:marTop w:val="0"/>
      <w:marBottom w:val="0"/>
      <w:divBdr>
        <w:top w:val="none" w:sz="0" w:space="0" w:color="auto"/>
        <w:left w:val="none" w:sz="0" w:space="0" w:color="auto"/>
        <w:bottom w:val="none" w:sz="0" w:space="0" w:color="auto"/>
        <w:right w:val="none" w:sz="0" w:space="0" w:color="auto"/>
      </w:divBdr>
    </w:div>
    <w:div w:id="105084400">
      <w:bodyDiv w:val="1"/>
      <w:marLeft w:val="0"/>
      <w:marRight w:val="0"/>
      <w:marTop w:val="0"/>
      <w:marBottom w:val="0"/>
      <w:divBdr>
        <w:top w:val="none" w:sz="0" w:space="0" w:color="auto"/>
        <w:left w:val="none" w:sz="0" w:space="0" w:color="auto"/>
        <w:bottom w:val="none" w:sz="0" w:space="0" w:color="auto"/>
        <w:right w:val="none" w:sz="0" w:space="0" w:color="auto"/>
      </w:divBdr>
    </w:div>
    <w:div w:id="109516739">
      <w:bodyDiv w:val="1"/>
      <w:marLeft w:val="0"/>
      <w:marRight w:val="0"/>
      <w:marTop w:val="0"/>
      <w:marBottom w:val="0"/>
      <w:divBdr>
        <w:top w:val="none" w:sz="0" w:space="0" w:color="auto"/>
        <w:left w:val="none" w:sz="0" w:space="0" w:color="auto"/>
        <w:bottom w:val="none" w:sz="0" w:space="0" w:color="auto"/>
        <w:right w:val="none" w:sz="0" w:space="0" w:color="auto"/>
      </w:divBdr>
    </w:div>
    <w:div w:id="111680947">
      <w:bodyDiv w:val="1"/>
      <w:marLeft w:val="0"/>
      <w:marRight w:val="0"/>
      <w:marTop w:val="0"/>
      <w:marBottom w:val="0"/>
      <w:divBdr>
        <w:top w:val="none" w:sz="0" w:space="0" w:color="auto"/>
        <w:left w:val="none" w:sz="0" w:space="0" w:color="auto"/>
        <w:bottom w:val="none" w:sz="0" w:space="0" w:color="auto"/>
        <w:right w:val="none" w:sz="0" w:space="0" w:color="auto"/>
      </w:divBdr>
    </w:div>
    <w:div w:id="119232683">
      <w:bodyDiv w:val="1"/>
      <w:marLeft w:val="0"/>
      <w:marRight w:val="0"/>
      <w:marTop w:val="0"/>
      <w:marBottom w:val="0"/>
      <w:divBdr>
        <w:top w:val="none" w:sz="0" w:space="0" w:color="auto"/>
        <w:left w:val="none" w:sz="0" w:space="0" w:color="auto"/>
        <w:bottom w:val="none" w:sz="0" w:space="0" w:color="auto"/>
        <w:right w:val="none" w:sz="0" w:space="0" w:color="auto"/>
      </w:divBdr>
    </w:div>
    <w:div w:id="131949022">
      <w:bodyDiv w:val="1"/>
      <w:marLeft w:val="0"/>
      <w:marRight w:val="0"/>
      <w:marTop w:val="0"/>
      <w:marBottom w:val="0"/>
      <w:divBdr>
        <w:top w:val="none" w:sz="0" w:space="0" w:color="auto"/>
        <w:left w:val="none" w:sz="0" w:space="0" w:color="auto"/>
        <w:bottom w:val="none" w:sz="0" w:space="0" w:color="auto"/>
        <w:right w:val="none" w:sz="0" w:space="0" w:color="auto"/>
      </w:divBdr>
    </w:div>
    <w:div w:id="137964079">
      <w:bodyDiv w:val="1"/>
      <w:marLeft w:val="0"/>
      <w:marRight w:val="0"/>
      <w:marTop w:val="0"/>
      <w:marBottom w:val="0"/>
      <w:divBdr>
        <w:top w:val="none" w:sz="0" w:space="0" w:color="auto"/>
        <w:left w:val="none" w:sz="0" w:space="0" w:color="auto"/>
        <w:bottom w:val="none" w:sz="0" w:space="0" w:color="auto"/>
        <w:right w:val="none" w:sz="0" w:space="0" w:color="auto"/>
      </w:divBdr>
    </w:div>
    <w:div w:id="138503940">
      <w:bodyDiv w:val="1"/>
      <w:marLeft w:val="0"/>
      <w:marRight w:val="0"/>
      <w:marTop w:val="0"/>
      <w:marBottom w:val="0"/>
      <w:divBdr>
        <w:top w:val="none" w:sz="0" w:space="0" w:color="auto"/>
        <w:left w:val="none" w:sz="0" w:space="0" w:color="auto"/>
        <w:bottom w:val="none" w:sz="0" w:space="0" w:color="auto"/>
        <w:right w:val="none" w:sz="0" w:space="0" w:color="auto"/>
      </w:divBdr>
    </w:div>
    <w:div w:id="151410552">
      <w:bodyDiv w:val="1"/>
      <w:marLeft w:val="0"/>
      <w:marRight w:val="0"/>
      <w:marTop w:val="0"/>
      <w:marBottom w:val="0"/>
      <w:divBdr>
        <w:top w:val="none" w:sz="0" w:space="0" w:color="auto"/>
        <w:left w:val="none" w:sz="0" w:space="0" w:color="auto"/>
        <w:bottom w:val="none" w:sz="0" w:space="0" w:color="auto"/>
        <w:right w:val="none" w:sz="0" w:space="0" w:color="auto"/>
      </w:divBdr>
    </w:div>
    <w:div w:id="159085399">
      <w:bodyDiv w:val="1"/>
      <w:marLeft w:val="0"/>
      <w:marRight w:val="0"/>
      <w:marTop w:val="0"/>
      <w:marBottom w:val="0"/>
      <w:divBdr>
        <w:top w:val="none" w:sz="0" w:space="0" w:color="auto"/>
        <w:left w:val="none" w:sz="0" w:space="0" w:color="auto"/>
        <w:bottom w:val="none" w:sz="0" w:space="0" w:color="auto"/>
        <w:right w:val="none" w:sz="0" w:space="0" w:color="auto"/>
      </w:divBdr>
    </w:div>
    <w:div w:id="163322276">
      <w:bodyDiv w:val="1"/>
      <w:marLeft w:val="0"/>
      <w:marRight w:val="0"/>
      <w:marTop w:val="0"/>
      <w:marBottom w:val="0"/>
      <w:divBdr>
        <w:top w:val="none" w:sz="0" w:space="0" w:color="auto"/>
        <w:left w:val="none" w:sz="0" w:space="0" w:color="auto"/>
        <w:bottom w:val="none" w:sz="0" w:space="0" w:color="auto"/>
        <w:right w:val="none" w:sz="0" w:space="0" w:color="auto"/>
      </w:divBdr>
    </w:div>
    <w:div w:id="166949734">
      <w:bodyDiv w:val="1"/>
      <w:marLeft w:val="0"/>
      <w:marRight w:val="0"/>
      <w:marTop w:val="0"/>
      <w:marBottom w:val="0"/>
      <w:divBdr>
        <w:top w:val="none" w:sz="0" w:space="0" w:color="auto"/>
        <w:left w:val="none" w:sz="0" w:space="0" w:color="auto"/>
        <w:bottom w:val="none" w:sz="0" w:space="0" w:color="auto"/>
        <w:right w:val="none" w:sz="0" w:space="0" w:color="auto"/>
      </w:divBdr>
    </w:div>
    <w:div w:id="174148085">
      <w:bodyDiv w:val="1"/>
      <w:marLeft w:val="0"/>
      <w:marRight w:val="0"/>
      <w:marTop w:val="0"/>
      <w:marBottom w:val="0"/>
      <w:divBdr>
        <w:top w:val="none" w:sz="0" w:space="0" w:color="auto"/>
        <w:left w:val="none" w:sz="0" w:space="0" w:color="auto"/>
        <w:bottom w:val="none" w:sz="0" w:space="0" w:color="auto"/>
        <w:right w:val="none" w:sz="0" w:space="0" w:color="auto"/>
      </w:divBdr>
    </w:div>
    <w:div w:id="175849892">
      <w:bodyDiv w:val="1"/>
      <w:marLeft w:val="0"/>
      <w:marRight w:val="0"/>
      <w:marTop w:val="0"/>
      <w:marBottom w:val="0"/>
      <w:divBdr>
        <w:top w:val="none" w:sz="0" w:space="0" w:color="auto"/>
        <w:left w:val="none" w:sz="0" w:space="0" w:color="auto"/>
        <w:bottom w:val="none" w:sz="0" w:space="0" w:color="auto"/>
        <w:right w:val="none" w:sz="0" w:space="0" w:color="auto"/>
      </w:divBdr>
    </w:div>
    <w:div w:id="206649774">
      <w:bodyDiv w:val="1"/>
      <w:marLeft w:val="0"/>
      <w:marRight w:val="0"/>
      <w:marTop w:val="0"/>
      <w:marBottom w:val="0"/>
      <w:divBdr>
        <w:top w:val="none" w:sz="0" w:space="0" w:color="auto"/>
        <w:left w:val="none" w:sz="0" w:space="0" w:color="auto"/>
        <w:bottom w:val="none" w:sz="0" w:space="0" w:color="auto"/>
        <w:right w:val="none" w:sz="0" w:space="0" w:color="auto"/>
      </w:divBdr>
    </w:div>
    <w:div w:id="213850778">
      <w:bodyDiv w:val="1"/>
      <w:marLeft w:val="0"/>
      <w:marRight w:val="0"/>
      <w:marTop w:val="0"/>
      <w:marBottom w:val="0"/>
      <w:divBdr>
        <w:top w:val="none" w:sz="0" w:space="0" w:color="auto"/>
        <w:left w:val="none" w:sz="0" w:space="0" w:color="auto"/>
        <w:bottom w:val="none" w:sz="0" w:space="0" w:color="auto"/>
        <w:right w:val="none" w:sz="0" w:space="0" w:color="auto"/>
      </w:divBdr>
    </w:div>
    <w:div w:id="214587294">
      <w:bodyDiv w:val="1"/>
      <w:marLeft w:val="0"/>
      <w:marRight w:val="0"/>
      <w:marTop w:val="0"/>
      <w:marBottom w:val="0"/>
      <w:divBdr>
        <w:top w:val="none" w:sz="0" w:space="0" w:color="auto"/>
        <w:left w:val="none" w:sz="0" w:space="0" w:color="auto"/>
        <w:bottom w:val="none" w:sz="0" w:space="0" w:color="auto"/>
        <w:right w:val="none" w:sz="0" w:space="0" w:color="auto"/>
      </w:divBdr>
    </w:div>
    <w:div w:id="227349484">
      <w:bodyDiv w:val="1"/>
      <w:marLeft w:val="0"/>
      <w:marRight w:val="0"/>
      <w:marTop w:val="0"/>
      <w:marBottom w:val="0"/>
      <w:divBdr>
        <w:top w:val="none" w:sz="0" w:space="0" w:color="auto"/>
        <w:left w:val="none" w:sz="0" w:space="0" w:color="auto"/>
        <w:bottom w:val="none" w:sz="0" w:space="0" w:color="auto"/>
        <w:right w:val="none" w:sz="0" w:space="0" w:color="auto"/>
      </w:divBdr>
    </w:div>
    <w:div w:id="228149949">
      <w:bodyDiv w:val="1"/>
      <w:marLeft w:val="0"/>
      <w:marRight w:val="0"/>
      <w:marTop w:val="0"/>
      <w:marBottom w:val="0"/>
      <w:divBdr>
        <w:top w:val="none" w:sz="0" w:space="0" w:color="auto"/>
        <w:left w:val="none" w:sz="0" w:space="0" w:color="auto"/>
        <w:bottom w:val="none" w:sz="0" w:space="0" w:color="auto"/>
        <w:right w:val="none" w:sz="0" w:space="0" w:color="auto"/>
      </w:divBdr>
    </w:div>
    <w:div w:id="287780470">
      <w:bodyDiv w:val="1"/>
      <w:marLeft w:val="0"/>
      <w:marRight w:val="0"/>
      <w:marTop w:val="0"/>
      <w:marBottom w:val="0"/>
      <w:divBdr>
        <w:top w:val="none" w:sz="0" w:space="0" w:color="auto"/>
        <w:left w:val="none" w:sz="0" w:space="0" w:color="auto"/>
        <w:bottom w:val="none" w:sz="0" w:space="0" w:color="auto"/>
        <w:right w:val="none" w:sz="0" w:space="0" w:color="auto"/>
      </w:divBdr>
    </w:div>
    <w:div w:id="316612444">
      <w:bodyDiv w:val="1"/>
      <w:marLeft w:val="0"/>
      <w:marRight w:val="0"/>
      <w:marTop w:val="0"/>
      <w:marBottom w:val="0"/>
      <w:divBdr>
        <w:top w:val="none" w:sz="0" w:space="0" w:color="auto"/>
        <w:left w:val="none" w:sz="0" w:space="0" w:color="auto"/>
        <w:bottom w:val="none" w:sz="0" w:space="0" w:color="auto"/>
        <w:right w:val="none" w:sz="0" w:space="0" w:color="auto"/>
      </w:divBdr>
    </w:div>
    <w:div w:id="320239972">
      <w:bodyDiv w:val="1"/>
      <w:marLeft w:val="0"/>
      <w:marRight w:val="0"/>
      <w:marTop w:val="0"/>
      <w:marBottom w:val="0"/>
      <w:divBdr>
        <w:top w:val="none" w:sz="0" w:space="0" w:color="auto"/>
        <w:left w:val="none" w:sz="0" w:space="0" w:color="auto"/>
        <w:bottom w:val="none" w:sz="0" w:space="0" w:color="auto"/>
        <w:right w:val="none" w:sz="0" w:space="0" w:color="auto"/>
      </w:divBdr>
    </w:div>
    <w:div w:id="368528642">
      <w:bodyDiv w:val="1"/>
      <w:marLeft w:val="0"/>
      <w:marRight w:val="0"/>
      <w:marTop w:val="0"/>
      <w:marBottom w:val="0"/>
      <w:divBdr>
        <w:top w:val="none" w:sz="0" w:space="0" w:color="auto"/>
        <w:left w:val="none" w:sz="0" w:space="0" w:color="auto"/>
        <w:bottom w:val="none" w:sz="0" w:space="0" w:color="auto"/>
        <w:right w:val="none" w:sz="0" w:space="0" w:color="auto"/>
      </w:divBdr>
    </w:div>
    <w:div w:id="369034134">
      <w:bodyDiv w:val="1"/>
      <w:marLeft w:val="0"/>
      <w:marRight w:val="0"/>
      <w:marTop w:val="0"/>
      <w:marBottom w:val="0"/>
      <w:divBdr>
        <w:top w:val="none" w:sz="0" w:space="0" w:color="auto"/>
        <w:left w:val="none" w:sz="0" w:space="0" w:color="auto"/>
        <w:bottom w:val="none" w:sz="0" w:space="0" w:color="auto"/>
        <w:right w:val="none" w:sz="0" w:space="0" w:color="auto"/>
      </w:divBdr>
    </w:div>
    <w:div w:id="385380381">
      <w:bodyDiv w:val="1"/>
      <w:marLeft w:val="0"/>
      <w:marRight w:val="0"/>
      <w:marTop w:val="0"/>
      <w:marBottom w:val="0"/>
      <w:divBdr>
        <w:top w:val="none" w:sz="0" w:space="0" w:color="auto"/>
        <w:left w:val="none" w:sz="0" w:space="0" w:color="auto"/>
        <w:bottom w:val="none" w:sz="0" w:space="0" w:color="auto"/>
        <w:right w:val="none" w:sz="0" w:space="0" w:color="auto"/>
      </w:divBdr>
    </w:div>
    <w:div w:id="387151296">
      <w:bodyDiv w:val="1"/>
      <w:marLeft w:val="0"/>
      <w:marRight w:val="0"/>
      <w:marTop w:val="0"/>
      <w:marBottom w:val="0"/>
      <w:divBdr>
        <w:top w:val="none" w:sz="0" w:space="0" w:color="auto"/>
        <w:left w:val="none" w:sz="0" w:space="0" w:color="auto"/>
        <w:bottom w:val="none" w:sz="0" w:space="0" w:color="auto"/>
        <w:right w:val="none" w:sz="0" w:space="0" w:color="auto"/>
      </w:divBdr>
    </w:div>
    <w:div w:id="387611101">
      <w:bodyDiv w:val="1"/>
      <w:marLeft w:val="0"/>
      <w:marRight w:val="0"/>
      <w:marTop w:val="0"/>
      <w:marBottom w:val="0"/>
      <w:divBdr>
        <w:top w:val="none" w:sz="0" w:space="0" w:color="auto"/>
        <w:left w:val="none" w:sz="0" w:space="0" w:color="auto"/>
        <w:bottom w:val="none" w:sz="0" w:space="0" w:color="auto"/>
        <w:right w:val="none" w:sz="0" w:space="0" w:color="auto"/>
      </w:divBdr>
    </w:div>
    <w:div w:id="391005948">
      <w:bodyDiv w:val="1"/>
      <w:marLeft w:val="0"/>
      <w:marRight w:val="0"/>
      <w:marTop w:val="0"/>
      <w:marBottom w:val="0"/>
      <w:divBdr>
        <w:top w:val="none" w:sz="0" w:space="0" w:color="auto"/>
        <w:left w:val="none" w:sz="0" w:space="0" w:color="auto"/>
        <w:bottom w:val="none" w:sz="0" w:space="0" w:color="auto"/>
        <w:right w:val="none" w:sz="0" w:space="0" w:color="auto"/>
      </w:divBdr>
    </w:div>
    <w:div w:id="435056214">
      <w:bodyDiv w:val="1"/>
      <w:marLeft w:val="0"/>
      <w:marRight w:val="0"/>
      <w:marTop w:val="0"/>
      <w:marBottom w:val="0"/>
      <w:divBdr>
        <w:top w:val="none" w:sz="0" w:space="0" w:color="auto"/>
        <w:left w:val="none" w:sz="0" w:space="0" w:color="auto"/>
        <w:bottom w:val="none" w:sz="0" w:space="0" w:color="auto"/>
        <w:right w:val="none" w:sz="0" w:space="0" w:color="auto"/>
      </w:divBdr>
    </w:div>
    <w:div w:id="447824023">
      <w:bodyDiv w:val="1"/>
      <w:marLeft w:val="0"/>
      <w:marRight w:val="0"/>
      <w:marTop w:val="0"/>
      <w:marBottom w:val="0"/>
      <w:divBdr>
        <w:top w:val="none" w:sz="0" w:space="0" w:color="auto"/>
        <w:left w:val="none" w:sz="0" w:space="0" w:color="auto"/>
        <w:bottom w:val="none" w:sz="0" w:space="0" w:color="auto"/>
        <w:right w:val="none" w:sz="0" w:space="0" w:color="auto"/>
      </w:divBdr>
    </w:div>
    <w:div w:id="469179186">
      <w:bodyDiv w:val="1"/>
      <w:marLeft w:val="0"/>
      <w:marRight w:val="0"/>
      <w:marTop w:val="0"/>
      <w:marBottom w:val="0"/>
      <w:divBdr>
        <w:top w:val="none" w:sz="0" w:space="0" w:color="auto"/>
        <w:left w:val="none" w:sz="0" w:space="0" w:color="auto"/>
        <w:bottom w:val="none" w:sz="0" w:space="0" w:color="auto"/>
        <w:right w:val="none" w:sz="0" w:space="0" w:color="auto"/>
      </w:divBdr>
    </w:div>
    <w:div w:id="476845599">
      <w:bodyDiv w:val="1"/>
      <w:marLeft w:val="0"/>
      <w:marRight w:val="0"/>
      <w:marTop w:val="0"/>
      <w:marBottom w:val="0"/>
      <w:divBdr>
        <w:top w:val="none" w:sz="0" w:space="0" w:color="auto"/>
        <w:left w:val="none" w:sz="0" w:space="0" w:color="auto"/>
        <w:bottom w:val="none" w:sz="0" w:space="0" w:color="auto"/>
        <w:right w:val="none" w:sz="0" w:space="0" w:color="auto"/>
      </w:divBdr>
    </w:div>
    <w:div w:id="495538541">
      <w:bodyDiv w:val="1"/>
      <w:marLeft w:val="0"/>
      <w:marRight w:val="0"/>
      <w:marTop w:val="0"/>
      <w:marBottom w:val="0"/>
      <w:divBdr>
        <w:top w:val="none" w:sz="0" w:space="0" w:color="auto"/>
        <w:left w:val="none" w:sz="0" w:space="0" w:color="auto"/>
        <w:bottom w:val="none" w:sz="0" w:space="0" w:color="auto"/>
        <w:right w:val="none" w:sz="0" w:space="0" w:color="auto"/>
      </w:divBdr>
    </w:div>
    <w:div w:id="498616363">
      <w:bodyDiv w:val="1"/>
      <w:marLeft w:val="0"/>
      <w:marRight w:val="0"/>
      <w:marTop w:val="0"/>
      <w:marBottom w:val="0"/>
      <w:divBdr>
        <w:top w:val="none" w:sz="0" w:space="0" w:color="auto"/>
        <w:left w:val="none" w:sz="0" w:space="0" w:color="auto"/>
        <w:bottom w:val="none" w:sz="0" w:space="0" w:color="auto"/>
        <w:right w:val="none" w:sz="0" w:space="0" w:color="auto"/>
      </w:divBdr>
    </w:div>
    <w:div w:id="500896123">
      <w:bodyDiv w:val="1"/>
      <w:marLeft w:val="0"/>
      <w:marRight w:val="0"/>
      <w:marTop w:val="0"/>
      <w:marBottom w:val="0"/>
      <w:divBdr>
        <w:top w:val="none" w:sz="0" w:space="0" w:color="auto"/>
        <w:left w:val="none" w:sz="0" w:space="0" w:color="auto"/>
        <w:bottom w:val="none" w:sz="0" w:space="0" w:color="auto"/>
        <w:right w:val="none" w:sz="0" w:space="0" w:color="auto"/>
      </w:divBdr>
    </w:div>
    <w:div w:id="532887761">
      <w:bodyDiv w:val="1"/>
      <w:marLeft w:val="0"/>
      <w:marRight w:val="0"/>
      <w:marTop w:val="0"/>
      <w:marBottom w:val="0"/>
      <w:divBdr>
        <w:top w:val="none" w:sz="0" w:space="0" w:color="auto"/>
        <w:left w:val="none" w:sz="0" w:space="0" w:color="auto"/>
        <w:bottom w:val="none" w:sz="0" w:space="0" w:color="auto"/>
        <w:right w:val="none" w:sz="0" w:space="0" w:color="auto"/>
      </w:divBdr>
    </w:div>
    <w:div w:id="553850164">
      <w:bodyDiv w:val="1"/>
      <w:marLeft w:val="0"/>
      <w:marRight w:val="0"/>
      <w:marTop w:val="0"/>
      <w:marBottom w:val="0"/>
      <w:divBdr>
        <w:top w:val="none" w:sz="0" w:space="0" w:color="auto"/>
        <w:left w:val="none" w:sz="0" w:space="0" w:color="auto"/>
        <w:bottom w:val="none" w:sz="0" w:space="0" w:color="auto"/>
        <w:right w:val="none" w:sz="0" w:space="0" w:color="auto"/>
      </w:divBdr>
    </w:div>
    <w:div w:id="554127957">
      <w:bodyDiv w:val="1"/>
      <w:marLeft w:val="0"/>
      <w:marRight w:val="0"/>
      <w:marTop w:val="0"/>
      <w:marBottom w:val="0"/>
      <w:divBdr>
        <w:top w:val="none" w:sz="0" w:space="0" w:color="auto"/>
        <w:left w:val="none" w:sz="0" w:space="0" w:color="auto"/>
        <w:bottom w:val="none" w:sz="0" w:space="0" w:color="auto"/>
        <w:right w:val="none" w:sz="0" w:space="0" w:color="auto"/>
      </w:divBdr>
    </w:div>
    <w:div w:id="557861113">
      <w:bodyDiv w:val="1"/>
      <w:marLeft w:val="0"/>
      <w:marRight w:val="0"/>
      <w:marTop w:val="0"/>
      <w:marBottom w:val="0"/>
      <w:divBdr>
        <w:top w:val="none" w:sz="0" w:space="0" w:color="auto"/>
        <w:left w:val="none" w:sz="0" w:space="0" w:color="auto"/>
        <w:bottom w:val="none" w:sz="0" w:space="0" w:color="auto"/>
        <w:right w:val="none" w:sz="0" w:space="0" w:color="auto"/>
      </w:divBdr>
    </w:div>
    <w:div w:id="574123457">
      <w:bodyDiv w:val="1"/>
      <w:marLeft w:val="0"/>
      <w:marRight w:val="0"/>
      <w:marTop w:val="0"/>
      <w:marBottom w:val="0"/>
      <w:divBdr>
        <w:top w:val="none" w:sz="0" w:space="0" w:color="auto"/>
        <w:left w:val="none" w:sz="0" w:space="0" w:color="auto"/>
        <w:bottom w:val="none" w:sz="0" w:space="0" w:color="auto"/>
        <w:right w:val="none" w:sz="0" w:space="0" w:color="auto"/>
      </w:divBdr>
    </w:div>
    <w:div w:id="579951767">
      <w:bodyDiv w:val="1"/>
      <w:marLeft w:val="0"/>
      <w:marRight w:val="0"/>
      <w:marTop w:val="0"/>
      <w:marBottom w:val="0"/>
      <w:divBdr>
        <w:top w:val="none" w:sz="0" w:space="0" w:color="auto"/>
        <w:left w:val="none" w:sz="0" w:space="0" w:color="auto"/>
        <w:bottom w:val="none" w:sz="0" w:space="0" w:color="auto"/>
        <w:right w:val="none" w:sz="0" w:space="0" w:color="auto"/>
      </w:divBdr>
    </w:div>
    <w:div w:id="587739355">
      <w:bodyDiv w:val="1"/>
      <w:marLeft w:val="0"/>
      <w:marRight w:val="0"/>
      <w:marTop w:val="0"/>
      <w:marBottom w:val="0"/>
      <w:divBdr>
        <w:top w:val="none" w:sz="0" w:space="0" w:color="auto"/>
        <w:left w:val="none" w:sz="0" w:space="0" w:color="auto"/>
        <w:bottom w:val="none" w:sz="0" w:space="0" w:color="auto"/>
        <w:right w:val="none" w:sz="0" w:space="0" w:color="auto"/>
      </w:divBdr>
    </w:div>
    <w:div w:id="592470965">
      <w:bodyDiv w:val="1"/>
      <w:marLeft w:val="0"/>
      <w:marRight w:val="0"/>
      <w:marTop w:val="0"/>
      <w:marBottom w:val="0"/>
      <w:divBdr>
        <w:top w:val="none" w:sz="0" w:space="0" w:color="auto"/>
        <w:left w:val="none" w:sz="0" w:space="0" w:color="auto"/>
        <w:bottom w:val="none" w:sz="0" w:space="0" w:color="auto"/>
        <w:right w:val="none" w:sz="0" w:space="0" w:color="auto"/>
      </w:divBdr>
    </w:div>
    <w:div w:id="612247754">
      <w:bodyDiv w:val="1"/>
      <w:marLeft w:val="0"/>
      <w:marRight w:val="0"/>
      <w:marTop w:val="0"/>
      <w:marBottom w:val="0"/>
      <w:divBdr>
        <w:top w:val="none" w:sz="0" w:space="0" w:color="auto"/>
        <w:left w:val="none" w:sz="0" w:space="0" w:color="auto"/>
        <w:bottom w:val="none" w:sz="0" w:space="0" w:color="auto"/>
        <w:right w:val="none" w:sz="0" w:space="0" w:color="auto"/>
      </w:divBdr>
    </w:div>
    <w:div w:id="624310604">
      <w:bodyDiv w:val="1"/>
      <w:marLeft w:val="0"/>
      <w:marRight w:val="0"/>
      <w:marTop w:val="0"/>
      <w:marBottom w:val="0"/>
      <w:divBdr>
        <w:top w:val="none" w:sz="0" w:space="0" w:color="auto"/>
        <w:left w:val="none" w:sz="0" w:space="0" w:color="auto"/>
        <w:bottom w:val="none" w:sz="0" w:space="0" w:color="auto"/>
        <w:right w:val="none" w:sz="0" w:space="0" w:color="auto"/>
      </w:divBdr>
    </w:div>
    <w:div w:id="635067933">
      <w:bodyDiv w:val="1"/>
      <w:marLeft w:val="0"/>
      <w:marRight w:val="0"/>
      <w:marTop w:val="0"/>
      <w:marBottom w:val="0"/>
      <w:divBdr>
        <w:top w:val="none" w:sz="0" w:space="0" w:color="auto"/>
        <w:left w:val="none" w:sz="0" w:space="0" w:color="auto"/>
        <w:bottom w:val="none" w:sz="0" w:space="0" w:color="auto"/>
        <w:right w:val="none" w:sz="0" w:space="0" w:color="auto"/>
      </w:divBdr>
    </w:div>
    <w:div w:id="642463768">
      <w:bodyDiv w:val="1"/>
      <w:marLeft w:val="0"/>
      <w:marRight w:val="0"/>
      <w:marTop w:val="0"/>
      <w:marBottom w:val="0"/>
      <w:divBdr>
        <w:top w:val="none" w:sz="0" w:space="0" w:color="auto"/>
        <w:left w:val="none" w:sz="0" w:space="0" w:color="auto"/>
        <w:bottom w:val="none" w:sz="0" w:space="0" w:color="auto"/>
        <w:right w:val="none" w:sz="0" w:space="0" w:color="auto"/>
      </w:divBdr>
    </w:div>
    <w:div w:id="652180983">
      <w:bodyDiv w:val="1"/>
      <w:marLeft w:val="0"/>
      <w:marRight w:val="0"/>
      <w:marTop w:val="0"/>
      <w:marBottom w:val="0"/>
      <w:divBdr>
        <w:top w:val="none" w:sz="0" w:space="0" w:color="auto"/>
        <w:left w:val="none" w:sz="0" w:space="0" w:color="auto"/>
        <w:bottom w:val="none" w:sz="0" w:space="0" w:color="auto"/>
        <w:right w:val="none" w:sz="0" w:space="0" w:color="auto"/>
      </w:divBdr>
    </w:div>
    <w:div w:id="652222923">
      <w:bodyDiv w:val="1"/>
      <w:marLeft w:val="0"/>
      <w:marRight w:val="0"/>
      <w:marTop w:val="0"/>
      <w:marBottom w:val="0"/>
      <w:divBdr>
        <w:top w:val="none" w:sz="0" w:space="0" w:color="auto"/>
        <w:left w:val="none" w:sz="0" w:space="0" w:color="auto"/>
        <w:bottom w:val="none" w:sz="0" w:space="0" w:color="auto"/>
        <w:right w:val="none" w:sz="0" w:space="0" w:color="auto"/>
      </w:divBdr>
    </w:div>
    <w:div w:id="665865531">
      <w:bodyDiv w:val="1"/>
      <w:marLeft w:val="0"/>
      <w:marRight w:val="0"/>
      <w:marTop w:val="0"/>
      <w:marBottom w:val="0"/>
      <w:divBdr>
        <w:top w:val="none" w:sz="0" w:space="0" w:color="auto"/>
        <w:left w:val="none" w:sz="0" w:space="0" w:color="auto"/>
        <w:bottom w:val="none" w:sz="0" w:space="0" w:color="auto"/>
        <w:right w:val="none" w:sz="0" w:space="0" w:color="auto"/>
      </w:divBdr>
    </w:div>
    <w:div w:id="679937471">
      <w:bodyDiv w:val="1"/>
      <w:marLeft w:val="0"/>
      <w:marRight w:val="0"/>
      <w:marTop w:val="0"/>
      <w:marBottom w:val="0"/>
      <w:divBdr>
        <w:top w:val="none" w:sz="0" w:space="0" w:color="auto"/>
        <w:left w:val="none" w:sz="0" w:space="0" w:color="auto"/>
        <w:bottom w:val="none" w:sz="0" w:space="0" w:color="auto"/>
        <w:right w:val="none" w:sz="0" w:space="0" w:color="auto"/>
      </w:divBdr>
    </w:div>
    <w:div w:id="683289691">
      <w:bodyDiv w:val="1"/>
      <w:marLeft w:val="0"/>
      <w:marRight w:val="0"/>
      <w:marTop w:val="0"/>
      <w:marBottom w:val="0"/>
      <w:divBdr>
        <w:top w:val="none" w:sz="0" w:space="0" w:color="auto"/>
        <w:left w:val="none" w:sz="0" w:space="0" w:color="auto"/>
        <w:bottom w:val="none" w:sz="0" w:space="0" w:color="auto"/>
        <w:right w:val="none" w:sz="0" w:space="0" w:color="auto"/>
      </w:divBdr>
    </w:div>
    <w:div w:id="692800494">
      <w:bodyDiv w:val="1"/>
      <w:marLeft w:val="0"/>
      <w:marRight w:val="0"/>
      <w:marTop w:val="0"/>
      <w:marBottom w:val="0"/>
      <w:divBdr>
        <w:top w:val="none" w:sz="0" w:space="0" w:color="auto"/>
        <w:left w:val="none" w:sz="0" w:space="0" w:color="auto"/>
        <w:bottom w:val="none" w:sz="0" w:space="0" w:color="auto"/>
        <w:right w:val="none" w:sz="0" w:space="0" w:color="auto"/>
      </w:divBdr>
    </w:div>
    <w:div w:id="695039291">
      <w:bodyDiv w:val="1"/>
      <w:marLeft w:val="0"/>
      <w:marRight w:val="0"/>
      <w:marTop w:val="0"/>
      <w:marBottom w:val="0"/>
      <w:divBdr>
        <w:top w:val="none" w:sz="0" w:space="0" w:color="auto"/>
        <w:left w:val="none" w:sz="0" w:space="0" w:color="auto"/>
        <w:bottom w:val="none" w:sz="0" w:space="0" w:color="auto"/>
        <w:right w:val="none" w:sz="0" w:space="0" w:color="auto"/>
      </w:divBdr>
    </w:div>
    <w:div w:id="695041879">
      <w:bodyDiv w:val="1"/>
      <w:marLeft w:val="0"/>
      <w:marRight w:val="0"/>
      <w:marTop w:val="0"/>
      <w:marBottom w:val="0"/>
      <w:divBdr>
        <w:top w:val="none" w:sz="0" w:space="0" w:color="auto"/>
        <w:left w:val="none" w:sz="0" w:space="0" w:color="auto"/>
        <w:bottom w:val="none" w:sz="0" w:space="0" w:color="auto"/>
        <w:right w:val="none" w:sz="0" w:space="0" w:color="auto"/>
      </w:divBdr>
    </w:div>
    <w:div w:id="701590990">
      <w:bodyDiv w:val="1"/>
      <w:marLeft w:val="0"/>
      <w:marRight w:val="0"/>
      <w:marTop w:val="0"/>
      <w:marBottom w:val="0"/>
      <w:divBdr>
        <w:top w:val="none" w:sz="0" w:space="0" w:color="auto"/>
        <w:left w:val="none" w:sz="0" w:space="0" w:color="auto"/>
        <w:bottom w:val="none" w:sz="0" w:space="0" w:color="auto"/>
        <w:right w:val="none" w:sz="0" w:space="0" w:color="auto"/>
      </w:divBdr>
    </w:div>
    <w:div w:id="706636441">
      <w:bodyDiv w:val="1"/>
      <w:marLeft w:val="0"/>
      <w:marRight w:val="0"/>
      <w:marTop w:val="0"/>
      <w:marBottom w:val="0"/>
      <w:divBdr>
        <w:top w:val="none" w:sz="0" w:space="0" w:color="auto"/>
        <w:left w:val="none" w:sz="0" w:space="0" w:color="auto"/>
        <w:bottom w:val="none" w:sz="0" w:space="0" w:color="auto"/>
        <w:right w:val="none" w:sz="0" w:space="0" w:color="auto"/>
      </w:divBdr>
    </w:div>
    <w:div w:id="708380440">
      <w:bodyDiv w:val="1"/>
      <w:marLeft w:val="0"/>
      <w:marRight w:val="0"/>
      <w:marTop w:val="0"/>
      <w:marBottom w:val="0"/>
      <w:divBdr>
        <w:top w:val="none" w:sz="0" w:space="0" w:color="auto"/>
        <w:left w:val="none" w:sz="0" w:space="0" w:color="auto"/>
        <w:bottom w:val="none" w:sz="0" w:space="0" w:color="auto"/>
        <w:right w:val="none" w:sz="0" w:space="0" w:color="auto"/>
      </w:divBdr>
    </w:div>
    <w:div w:id="708384332">
      <w:bodyDiv w:val="1"/>
      <w:marLeft w:val="0"/>
      <w:marRight w:val="0"/>
      <w:marTop w:val="0"/>
      <w:marBottom w:val="0"/>
      <w:divBdr>
        <w:top w:val="none" w:sz="0" w:space="0" w:color="auto"/>
        <w:left w:val="none" w:sz="0" w:space="0" w:color="auto"/>
        <w:bottom w:val="none" w:sz="0" w:space="0" w:color="auto"/>
        <w:right w:val="none" w:sz="0" w:space="0" w:color="auto"/>
      </w:divBdr>
    </w:div>
    <w:div w:id="724335858">
      <w:bodyDiv w:val="1"/>
      <w:marLeft w:val="0"/>
      <w:marRight w:val="0"/>
      <w:marTop w:val="0"/>
      <w:marBottom w:val="0"/>
      <w:divBdr>
        <w:top w:val="none" w:sz="0" w:space="0" w:color="auto"/>
        <w:left w:val="none" w:sz="0" w:space="0" w:color="auto"/>
        <w:bottom w:val="none" w:sz="0" w:space="0" w:color="auto"/>
        <w:right w:val="none" w:sz="0" w:space="0" w:color="auto"/>
      </w:divBdr>
    </w:div>
    <w:div w:id="735785182">
      <w:bodyDiv w:val="1"/>
      <w:marLeft w:val="0"/>
      <w:marRight w:val="0"/>
      <w:marTop w:val="0"/>
      <w:marBottom w:val="0"/>
      <w:divBdr>
        <w:top w:val="none" w:sz="0" w:space="0" w:color="auto"/>
        <w:left w:val="none" w:sz="0" w:space="0" w:color="auto"/>
        <w:bottom w:val="none" w:sz="0" w:space="0" w:color="auto"/>
        <w:right w:val="none" w:sz="0" w:space="0" w:color="auto"/>
      </w:divBdr>
    </w:div>
    <w:div w:id="741758872">
      <w:bodyDiv w:val="1"/>
      <w:marLeft w:val="0"/>
      <w:marRight w:val="0"/>
      <w:marTop w:val="0"/>
      <w:marBottom w:val="0"/>
      <w:divBdr>
        <w:top w:val="none" w:sz="0" w:space="0" w:color="auto"/>
        <w:left w:val="none" w:sz="0" w:space="0" w:color="auto"/>
        <w:bottom w:val="none" w:sz="0" w:space="0" w:color="auto"/>
        <w:right w:val="none" w:sz="0" w:space="0" w:color="auto"/>
      </w:divBdr>
    </w:div>
    <w:div w:id="748306117">
      <w:bodyDiv w:val="1"/>
      <w:marLeft w:val="0"/>
      <w:marRight w:val="0"/>
      <w:marTop w:val="0"/>
      <w:marBottom w:val="0"/>
      <w:divBdr>
        <w:top w:val="none" w:sz="0" w:space="0" w:color="auto"/>
        <w:left w:val="none" w:sz="0" w:space="0" w:color="auto"/>
        <w:bottom w:val="none" w:sz="0" w:space="0" w:color="auto"/>
        <w:right w:val="none" w:sz="0" w:space="0" w:color="auto"/>
      </w:divBdr>
    </w:div>
    <w:div w:id="749542184">
      <w:bodyDiv w:val="1"/>
      <w:marLeft w:val="0"/>
      <w:marRight w:val="0"/>
      <w:marTop w:val="0"/>
      <w:marBottom w:val="0"/>
      <w:divBdr>
        <w:top w:val="none" w:sz="0" w:space="0" w:color="auto"/>
        <w:left w:val="none" w:sz="0" w:space="0" w:color="auto"/>
        <w:bottom w:val="none" w:sz="0" w:space="0" w:color="auto"/>
        <w:right w:val="none" w:sz="0" w:space="0" w:color="auto"/>
      </w:divBdr>
    </w:div>
    <w:div w:id="788009457">
      <w:bodyDiv w:val="1"/>
      <w:marLeft w:val="0"/>
      <w:marRight w:val="0"/>
      <w:marTop w:val="0"/>
      <w:marBottom w:val="0"/>
      <w:divBdr>
        <w:top w:val="none" w:sz="0" w:space="0" w:color="auto"/>
        <w:left w:val="none" w:sz="0" w:space="0" w:color="auto"/>
        <w:bottom w:val="none" w:sz="0" w:space="0" w:color="auto"/>
        <w:right w:val="none" w:sz="0" w:space="0" w:color="auto"/>
      </w:divBdr>
    </w:div>
    <w:div w:id="789587810">
      <w:bodyDiv w:val="1"/>
      <w:marLeft w:val="0"/>
      <w:marRight w:val="0"/>
      <w:marTop w:val="0"/>
      <w:marBottom w:val="0"/>
      <w:divBdr>
        <w:top w:val="none" w:sz="0" w:space="0" w:color="auto"/>
        <w:left w:val="none" w:sz="0" w:space="0" w:color="auto"/>
        <w:bottom w:val="none" w:sz="0" w:space="0" w:color="auto"/>
        <w:right w:val="none" w:sz="0" w:space="0" w:color="auto"/>
      </w:divBdr>
    </w:div>
    <w:div w:id="790980420">
      <w:bodyDiv w:val="1"/>
      <w:marLeft w:val="0"/>
      <w:marRight w:val="0"/>
      <w:marTop w:val="0"/>
      <w:marBottom w:val="0"/>
      <w:divBdr>
        <w:top w:val="none" w:sz="0" w:space="0" w:color="auto"/>
        <w:left w:val="none" w:sz="0" w:space="0" w:color="auto"/>
        <w:bottom w:val="none" w:sz="0" w:space="0" w:color="auto"/>
        <w:right w:val="none" w:sz="0" w:space="0" w:color="auto"/>
      </w:divBdr>
    </w:div>
    <w:div w:id="817188740">
      <w:bodyDiv w:val="1"/>
      <w:marLeft w:val="0"/>
      <w:marRight w:val="0"/>
      <w:marTop w:val="0"/>
      <w:marBottom w:val="0"/>
      <w:divBdr>
        <w:top w:val="none" w:sz="0" w:space="0" w:color="auto"/>
        <w:left w:val="none" w:sz="0" w:space="0" w:color="auto"/>
        <w:bottom w:val="none" w:sz="0" w:space="0" w:color="auto"/>
        <w:right w:val="none" w:sz="0" w:space="0" w:color="auto"/>
      </w:divBdr>
    </w:div>
    <w:div w:id="828406691">
      <w:bodyDiv w:val="1"/>
      <w:marLeft w:val="0"/>
      <w:marRight w:val="0"/>
      <w:marTop w:val="0"/>
      <w:marBottom w:val="0"/>
      <w:divBdr>
        <w:top w:val="none" w:sz="0" w:space="0" w:color="auto"/>
        <w:left w:val="none" w:sz="0" w:space="0" w:color="auto"/>
        <w:bottom w:val="none" w:sz="0" w:space="0" w:color="auto"/>
        <w:right w:val="none" w:sz="0" w:space="0" w:color="auto"/>
      </w:divBdr>
    </w:div>
    <w:div w:id="833641400">
      <w:bodyDiv w:val="1"/>
      <w:marLeft w:val="0"/>
      <w:marRight w:val="0"/>
      <w:marTop w:val="0"/>
      <w:marBottom w:val="0"/>
      <w:divBdr>
        <w:top w:val="none" w:sz="0" w:space="0" w:color="auto"/>
        <w:left w:val="none" w:sz="0" w:space="0" w:color="auto"/>
        <w:bottom w:val="none" w:sz="0" w:space="0" w:color="auto"/>
        <w:right w:val="none" w:sz="0" w:space="0" w:color="auto"/>
      </w:divBdr>
    </w:div>
    <w:div w:id="871576890">
      <w:bodyDiv w:val="1"/>
      <w:marLeft w:val="0"/>
      <w:marRight w:val="0"/>
      <w:marTop w:val="0"/>
      <w:marBottom w:val="0"/>
      <w:divBdr>
        <w:top w:val="none" w:sz="0" w:space="0" w:color="auto"/>
        <w:left w:val="none" w:sz="0" w:space="0" w:color="auto"/>
        <w:bottom w:val="none" w:sz="0" w:space="0" w:color="auto"/>
        <w:right w:val="none" w:sz="0" w:space="0" w:color="auto"/>
      </w:divBdr>
    </w:div>
    <w:div w:id="897519993">
      <w:bodyDiv w:val="1"/>
      <w:marLeft w:val="0"/>
      <w:marRight w:val="0"/>
      <w:marTop w:val="0"/>
      <w:marBottom w:val="0"/>
      <w:divBdr>
        <w:top w:val="none" w:sz="0" w:space="0" w:color="auto"/>
        <w:left w:val="none" w:sz="0" w:space="0" w:color="auto"/>
        <w:bottom w:val="none" w:sz="0" w:space="0" w:color="auto"/>
        <w:right w:val="none" w:sz="0" w:space="0" w:color="auto"/>
      </w:divBdr>
    </w:div>
    <w:div w:id="917708959">
      <w:bodyDiv w:val="1"/>
      <w:marLeft w:val="0"/>
      <w:marRight w:val="0"/>
      <w:marTop w:val="0"/>
      <w:marBottom w:val="0"/>
      <w:divBdr>
        <w:top w:val="none" w:sz="0" w:space="0" w:color="auto"/>
        <w:left w:val="none" w:sz="0" w:space="0" w:color="auto"/>
        <w:bottom w:val="none" w:sz="0" w:space="0" w:color="auto"/>
        <w:right w:val="none" w:sz="0" w:space="0" w:color="auto"/>
      </w:divBdr>
    </w:div>
    <w:div w:id="928973549">
      <w:bodyDiv w:val="1"/>
      <w:marLeft w:val="0"/>
      <w:marRight w:val="0"/>
      <w:marTop w:val="0"/>
      <w:marBottom w:val="0"/>
      <w:divBdr>
        <w:top w:val="none" w:sz="0" w:space="0" w:color="auto"/>
        <w:left w:val="none" w:sz="0" w:space="0" w:color="auto"/>
        <w:bottom w:val="none" w:sz="0" w:space="0" w:color="auto"/>
        <w:right w:val="none" w:sz="0" w:space="0" w:color="auto"/>
      </w:divBdr>
    </w:div>
    <w:div w:id="933245461">
      <w:bodyDiv w:val="1"/>
      <w:marLeft w:val="0"/>
      <w:marRight w:val="0"/>
      <w:marTop w:val="0"/>
      <w:marBottom w:val="0"/>
      <w:divBdr>
        <w:top w:val="none" w:sz="0" w:space="0" w:color="auto"/>
        <w:left w:val="none" w:sz="0" w:space="0" w:color="auto"/>
        <w:bottom w:val="none" w:sz="0" w:space="0" w:color="auto"/>
        <w:right w:val="none" w:sz="0" w:space="0" w:color="auto"/>
      </w:divBdr>
    </w:div>
    <w:div w:id="935602758">
      <w:bodyDiv w:val="1"/>
      <w:marLeft w:val="0"/>
      <w:marRight w:val="0"/>
      <w:marTop w:val="0"/>
      <w:marBottom w:val="0"/>
      <w:divBdr>
        <w:top w:val="none" w:sz="0" w:space="0" w:color="auto"/>
        <w:left w:val="none" w:sz="0" w:space="0" w:color="auto"/>
        <w:bottom w:val="none" w:sz="0" w:space="0" w:color="auto"/>
        <w:right w:val="none" w:sz="0" w:space="0" w:color="auto"/>
      </w:divBdr>
    </w:div>
    <w:div w:id="940726999">
      <w:bodyDiv w:val="1"/>
      <w:marLeft w:val="0"/>
      <w:marRight w:val="0"/>
      <w:marTop w:val="0"/>
      <w:marBottom w:val="0"/>
      <w:divBdr>
        <w:top w:val="none" w:sz="0" w:space="0" w:color="auto"/>
        <w:left w:val="none" w:sz="0" w:space="0" w:color="auto"/>
        <w:bottom w:val="none" w:sz="0" w:space="0" w:color="auto"/>
        <w:right w:val="none" w:sz="0" w:space="0" w:color="auto"/>
      </w:divBdr>
    </w:div>
    <w:div w:id="953513524">
      <w:bodyDiv w:val="1"/>
      <w:marLeft w:val="0"/>
      <w:marRight w:val="0"/>
      <w:marTop w:val="0"/>
      <w:marBottom w:val="0"/>
      <w:divBdr>
        <w:top w:val="none" w:sz="0" w:space="0" w:color="auto"/>
        <w:left w:val="none" w:sz="0" w:space="0" w:color="auto"/>
        <w:bottom w:val="none" w:sz="0" w:space="0" w:color="auto"/>
        <w:right w:val="none" w:sz="0" w:space="0" w:color="auto"/>
      </w:divBdr>
    </w:div>
    <w:div w:id="985015933">
      <w:bodyDiv w:val="1"/>
      <w:marLeft w:val="0"/>
      <w:marRight w:val="0"/>
      <w:marTop w:val="0"/>
      <w:marBottom w:val="0"/>
      <w:divBdr>
        <w:top w:val="none" w:sz="0" w:space="0" w:color="auto"/>
        <w:left w:val="none" w:sz="0" w:space="0" w:color="auto"/>
        <w:bottom w:val="none" w:sz="0" w:space="0" w:color="auto"/>
        <w:right w:val="none" w:sz="0" w:space="0" w:color="auto"/>
      </w:divBdr>
    </w:div>
    <w:div w:id="995064329">
      <w:bodyDiv w:val="1"/>
      <w:marLeft w:val="0"/>
      <w:marRight w:val="0"/>
      <w:marTop w:val="0"/>
      <w:marBottom w:val="0"/>
      <w:divBdr>
        <w:top w:val="none" w:sz="0" w:space="0" w:color="auto"/>
        <w:left w:val="none" w:sz="0" w:space="0" w:color="auto"/>
        <w:bottom w:val="none" w:sz="0" w:space="0" w:color="auto"/>
        <w:right w:val="none" w:sz="0" w:space="0" w:color="auto"/>
      </w:divBdr>
    </w:div>
    <w:div w:id="1002245505">
      <w:bodyDiv w:val="1"/>
      <w:marLeft w:val="0"/>
      <w:marRight w:val="0"/>
      <w:marTop w:val="0"/>
      <w:marBottom w:val="0"/>
      <w:divBdr>
        <w:top w:val="none" w:sz="0" w:space="0" w:color="auto"/>
        <w:left w:val="none" w:sz="0" w:space="0" w:color="auto"/>
        <w:bottom w:val="none" w:sz="0" w:space="0" w:color="auto"/>
        <w:right w:val="none" w:sz="0" w:space="0" w:color="auto"/>
      </w:divBdr>
    </w:div>
    <w:div w:id="1004430401">
      <w:bodyDiv w:val="1"/>
      <w:marLeft w:val="0"/>
      <w:marRight w:val="0"/>
      <w:marTop w:val="0"/>
      <w:marBottom w:val="0"/>
      <w:divBdr>
        <w:top w:val="none" w:sz="0" w:space="0" w:color="auto"/>
        <w:left w:val="none" w:sz="0" w:space="0" w:color="auto"/>
        <w:bottom w:val="none" w:sz="0" w:space="0" w:color="auto"/>
        <w:right w:val="none" w:sz="0" w:space="0" w:color="auto"/>
      </w:divBdr>
    </w:div>
    <w:div w:id="1011104002">
      <w:bodyDiv w:val="1"/>
      <w:marLeft w:val="0"/>
      <w:marRight w:val="0"/>
      <w:marTop w:val="0"/>
      <w:marBottom w:val="0"/>
      <w:divBdr>
        <w:top w:val="none" w:sz="0" w:space="0" w:color="auto"/>
        <w:left w:val="none" w:sz="0" w:space="0" w:color="auto"/>
        <w:bottom w:val="none" w:sz="0" w:space="0" w:color="auto"/>
        <w:right w:val="none" w:sz="0" w:space="0" w:color="auto"/>
      </w:divBdr>
    </w:div>
    <w:div w:id="1020863123">
      <w:bodyDiv w:val="1"/>
      <w:marLeft w:val="0"/>
      <w:marRight w:val="0"/>
      <w:marTop w:val="0"/>
      <w:marBottom w:val="0"/>
      <w:divBdr>
        <w:top w:val="none" w:sz="0" w:space="0" w:color="auto"/>
        <w:left w:val="none" w:sz="0" w:space="0" w:color="auto"/>
        <w:bottom w:val="none" w:sz="0" w:space="0" w:color="auto"/>
        <w:right w:val="none" w:sz="0" w:space="0" w:color="auto"/>
      </w:divBdr>
    </w:div>
    <w:div w:id="1029528812">
      <w:bodyDiv w:val="1"/>
      <w:marLeft w:val="0"/>
      <w:marRight w:val="0"/>
      <w:marTop w:val="0"/>
      <w:marBottom w:val="0"/>
      <w:divBdr>
        <w:top w:val="none" w:sz="0" w:space="0" w:color="auto"/>
        <w:left w:val="none" w:sz="0" w:space="0" w:color="auto"/>
        <w:bottom w:val="none" w:sz="0" w:space="0" w:color="auto"/>
        <w:right w:val="none" w:sz="0" w:space="0" w:color="auto"/>
      </w:divBdr>
    </w:div>
    <w:div w:id="1050568217">
      <w:bodyDiv w:val="1"/>
      <w:marLeft w:val="0"/>
      <w:marRight w:val="0"/>
      <w:marTop w:val="0"/>
      <w:marBottom w:val="0"/>
      <w:divBdr>
        <w:top w:val="none" w:sz="0" w:space="0" w:color="auto"/>
        <w:left w:val="none" w:sz="0" w:space="0" w:color="auto"/>
        <w:bottom w:val="none" w:sz="0" w:space="0" w:color="auto"/>
        <w:right w:val="none" w:sz="0" w:space="0" w:color="auto"/>
      </w:divBdr>
    </w:div>
    <w:div w:id="1053233085">
      <w:bodyDiv w:val="1"/>
      <w:marLeft w:val="0"/>
      <w:marRight w:val="0"/>
      <w:marTop w:val="0"/>
      <w:marBottom w:val="0"/>
      <w:divBdr>
        <w:top w:val="none" w:sz="0" w:space="0" w:color="auto"/>
        <w:left w:val="none" w:sz="0" w:space="0" w:color="auto"/>
        <w:bottom w:val="none" w:sz="0" w:space="0" w:color="auto"/>
        <w:right w:val="none" w:sz="0" w:space="0" w:color="auto"/>
      </w:divBdr>
    </w:div>
    <w:div w:id="1094014620">
      <w:bodyDiv w:val="1"/>
      <w:marLeft w:val="0"/>
      <w:marRight w:val="0"/>
      <w:marTop w:val="0"/>
      <w:marBottom w:val="0"/>
      <w:divBdr>
        <w:top w:val="none" w:sz="0" w:space="0" w:color="auto"/>
        <w:left w:val="none" w:sz="0" w:space="0" w:color="auto"/>
        <w:bottom w:val="none" w:sz="0" w:space="0" w:color="auto"/>
        <w:right w:val="none" w:sz="0" w:space="0" w:color="auto"/>
      </w:divBdr>
    </w:div>
    <w:div w:id="1107237764">
      <w:bodyDiv w:val="1"/>
      <w:marLeft w:val="0"/>
      <w:marRight w:val="0"/>
      <w:marTop w:val="0"/>
      <w:marBottom w:val="0"/>
      <w:divBdr>
        <w:top w:val="none" w:sz="0" w:space="0" w:color="auto"/>
        <w:left w:val="none" w:sz="0" w:space="0" w:color="auto"/>
        <w:bottom w:val="none" w:sz="0" w:space="0" w:color="auto"/>
        <w:right w:val="none" w:sz="0" w:space="0" w:color="auto"/>
      </w:divBdr>
    </w:div>
    <w:div w:id="1107694933">
      <w:bodyDiv w:val="1"/>
      <w:marLeft w:val="0"/>
      <w:marRight w:val="0"/>
      <w:marTop w:val="0"/>
      <w:marBottom w:val="0"/>
      <w:divBdr>
        <w:top w:val="none" w:sz="0" w:space="0" w:color="auto"/>
        <w:left w:val="none" w:sz="0" w:space="0" w:color="auto"/>
        <w:bottom w:val="none" w:sz="0" w:space="0" w:color="auto"/>
        <w:right w:val="none" w:sz="0" w:space="0" w:color="auto"/>
      </w:divBdr>
    </w:div>
    <w:div w:id="1124270311">
      <w:bodyDiv w:val="1"/>
      <w:marLeft w:val="0"/>
      <w:marRight w:val="0"/>
      <w:marTop w:val="0"/>
      <w:marBottom w:val="0"/>
      <w:divBdr>
        <w:top w:val="none" w:sz="0" w:space="0" w:color="auto"/>
        <w:left w:val="none" w:sz="0" w:space="0" w:color="auto"/>
        <w:bottom w:val="none" w:sz="0" w:space="0" w:color="auto"/>
        <w:right w:val="none" w:sz="0" w:space="0" w:color="auto"/>
      </w:divBdr>
    </w:div>
    <w:div w:id="1125125022">
      <w:bodyDiv w:val="1"/>
      <w:marLeft w:val="0"/>
      <w:marRight w:val="0"/>
      <w:marTop w:val="0"/>
      <w:marBottom w:val="0"/>
      <w:divBdr>
        <w:top w:val="none" w:sz="0" w:space="0" w:color="auto"/>
        <w:left w:val="none" w:sz="0" w:space="0" w:color="auto"/>
        <w:bottom w:val="none" w:sz="0" w:space="0" w:color="auto"/>
        <w:right w:val="none" w:sz="0" w:space="0" w:color="auto"/>
      </w:divBdr>
    </w:div>
    <w:div w:id="1130247985">
      <w:bodyDiv w:val="1"/>
      <w:marLeft w:val="0"/>
      <w:marRight w:val="0"/>
      <w:marTop w:val="0"/>
      <w:marBottom w:val="0"/>
      <w:divBdr>
        <w:top w:val="none" w:sz="0" w:space="0" w:color="auto"/>
        <w:left w:val="none" w:sz="0" w:space="0" w:color="auto"/>
        <w:bottom w:val="none" w:sz="0" w:space="0" w:color="auto"/>
        <w:right w:val="none" w:sz="0" w:space="0" w:color="auto"/>
      </w:divBdr>
    </w:div>
    <w:div w:id="1132138812">
      <w:bodyDiv w:val="1"/>
      <w:marLeft w:val="0"/>
      <w:marRight w:val="0"/>
      <w:marTop w:val="0"/>
      <w:marBottom w:val="0"/>
      <w:divBdr>
        <w:top w:val="none" w:sz="0" w:space="0" w:color="auto"/>
        <w:left w:val="none" w:sz="0" w:space="0" w:color="auto"/>
        <w:bottom w:val="none" w:sz="0" w:space="0" w:color="auto"/>
        <w:right w:val="none" w:sz="0" w:space="0" w:color="auto"/>
      </w:divBdr>
    </w:div>
    <w:div w:id="1140148479">
      <w:bodyDiv w:val="1"/>
      <w:marLeft w:val="0"/>
      <w:marRight w:val="0"/>
      <w:marTop w:val="0"/>
      <w:marBottom w:val="0"/>
      <w:divBdr>
        <w:top w:val="none" w:sz="0" w:space="0" w:color="auto"/>
        <w:left w:val="none" w:sz="0" w:space="0" w:color="auto"/>
        <w:bottom w:val="none" w:sz="0" w:space="0" w:color="auto"/>
        <w:right w:val="none" w:sz="0" w:space="0" w:color="auto"/>
      </w:divBdr>
    </w:div>
    <w:div w:id="1142234834">
      <w:bodyDiv w:val="1"/>
      <w:marLeft w:val="0"/>
      <w:marRight w:val="0"/>
      <w:marTop w:val="0"/>
      <w:marBottom w:val="0"/>
      <w:divBdr>
        <w:top w:val="none" w:sz="0" w:space="0" w:color="auto"/>
        <w:left w:val="none" w:sz="0" w:space="0" w:color="auto"/>
        <w:bottom w:val="none" w:sz="0" w:space="0" w:color="auto"/>
        <w:right w:val="none" w:sz="0" w:space="0" w:color="auto"/>
      </w:divBdr>
    </w:div>
    <w:div w:id="1158425875">
      <w:bodyDiv w:val="1"/>
      <w:marLeft w:val="0"/>
      <w:marRight w:val="0"/>
      <w:marTop w:val="0"/>
      <w:marBottom w:val="0"/>
      <w:divBdr>
        <w:top w:val="none" w:sz="0" w:space="0" w:color="auto"/>
        <w:left w:val="none" w:sz="0" w:space="0" w:color="auto"/>
        <w:bottom w:val="none" w:sz="0" w:space="0" w:color="auto"/>
        <w:right w:val="none" w:sz="0" w:space="0" w:color="auto"/>
      </w:divBdr>
    </w:div>
    <w:div w:id="1179268540">
      <w:bodyDiv w:val="1"/>
      <w:marLeft w:val="0"/>
      <w:marRight w:val="0"/>
      <w:marTop w:val="0"/>
      <w:marBottom w:val="0"/>
      <w:divBdr>
        <w:top w:val="none" w:sz="0" w:space="0" w:color="auto"/>
        <w:left w:val="none" w:sz="0" w:space="0" w:color="auto"/>
        <w:bottom w:val="none" w:sz="0" w:space="0" w:color="auto"/>
        <w:right w:val="none" w:sz="0" w:space="0" w:color="auto"/>
      </w:divBdr>
    </w:div>
    <w:div w:id="1179268902">
      <w:bodyDiv w:val="1"/>
      <w:marLeft w:val="0"/>
      <w:marRight w:val="0"/>
      <w:marTop w:val="0"/>
      <w:marBottom w:val="0"/>
      <w:divBdr>
        <w:top w:val="none" w:sz="0" w:space="0" w:color="auto"/>
        <w:left w:val="none" w:sz="0" w:space="0" w:color="auto"/>
        <w:bottom w:val="none" w:sz="0" w:space="0" w:color="auto"/>
        <w:right w:val="none" w:sz="0" w:space="0" w:color="auto"/>
      </w:divBdr>
    </w:div>
    <w:div w:id="1208880977">
      <w:bodyDiv w:val="1"/>
      <w:marLeft w:val="0"/>
      <w:marRight w:val="0"/>
      <w:marTop w:val="0"/>
      <w:marBottom w:val="0"/>
      <w:divBdr>
        <w:top w:val="none" w:sz="0" w:space="0" w:color="auto"/>
        <w:left w:val="none" w:sz="0" w:space="0" w:color="auto"/>
        <w:bottom w:val="none" w:sz="0" w:space="0" w:color="auto"/>
        <w:right w:val="none" w:sz="0" w:space="0" w:color="auto"/>
      </w:divBdr>
    </w:div>
    <w:div w:id="1218778623">
      <w:bodyDiv w:val="1"/>
      <w:marLeft w:val="0"/>
      <w:marRight w:val="0"/>
      <w:marTop w:val="0"/>
      <w:marBottom w:val="0"/>
      <w:divBdr>
        <w:top w:val="none" w:sz="0" w:space="0" w:color="auto"/>
        <w:left w:val="none" w:sz="0" w:space="0" w:color="auto"/>
        <w:bottom w:val="none" w:sz="0" w:space="0" w:color="auto"/>
        <w:right w:val="none" w:sz="0" w:space="0" w:color="auto"/>
      </w:divBdr>
    </w:div>
    <w:div w:id="1222015003">
      <w:bodyDiv w:val="1"/>
      <w:marLeft w:val="0"/>
      <w:marRight w:val="0"/>
      <w:marTop w:val="0"/>
      <w:marBottom w:val="0"/>
      <w:divBdr>
        <w:top w:val="none" w:sz="0" w:space="0" w:color="auto"/>
        <w:left w:val="none" w:sz="0" w:space="0" w:color="auto"/>
        <w:bottom w:val="none" w:sz="0" w:space="0" w:color="auto"/>
        <w:right w:val="none" w:sz="0" w:space="0" w:color="auto"/>
      </w:divBdr>
    </w:div>
    <w:div w:id="1227491205">
      <w:bodyDiv w:val="1"/>
      <w:marLeft w:val="0"/>
      <w:marRight w:val="0"/>
      <w:marTop w:val="0"/>
      <w:marBottom w:val="0"/>
      <w:divBdr>
        <w:top w:val="none" w:sz="0" w:space="0" w:color="auto"/>
        <w:left w:val="none" w:sz="0" w:space="0" w:color="auto"/>
        <w:bottom w:val="none" w:sz="0" w:space="0" w:color="auto"/>
        <w:right w:val="none" w:sz="0" w:space="0" w:color="auto"/>
      </w:divBdr>
    </w:div>
    <w:div w:id="1237016070">
      <w:bodyDiv w:val="1"/>
      <w:marLeft w:val="0"/>
      <w:marRight w:val="0"/>
      <w:marTop w:val="0"/>
      <w:marBottom w:val="0"/>
      <w:divBdr>
        <w:top w:val="none" w:sz="0" w:space="0" w:color="auto"/>
        <w:left w:val="none" w:sz="0" w:space="0" w:color="auto"/>
        <w:bottom w:val="none" w:sz="0" w:space="0" w:color="auto"/>
        <w:right w:val="none" w:sz="0" w:space="0" w:color="auto"/>
      </w:divBdr>
    </w:div>
    <w:div w:id="1237857598">
      <w:bodyDiv w:val="1"/>
      <w:marLeft w:val="0"/>
      <w:marRight w:val="0"/>
      <w:marTop w:val="0"/>
      <w:marBottom w:val="0"/>
      <w:divBdr>
        <w:top w:val="none" w:sz="0" w:space="0" w:color="auto"/>
        <w:left w:val="none" w:sz="0" w:space="0" w:color="auto"/>
        <w:bottom w:val="none" w:sz="0" w:space="0" w:color="auto"/>
        <w:right w:val="none" w:sz="0" w:space="0" w:color="auto"/>
      </w:divBdr>
    </w:div>
    <w:div w:id="1245802933">
      <w:bodyDiv w:val="1"/>
      <w:marLeft w:val="0"/>
      <w:marRight w:val="0"/>
      <w:marTop w:val="0"/>
      <w:marBottom w:val="0"/>
      <w:divBdr>
        <w:top w:val="none" w:sz="0" w:space="0" w:color="auto"/>
        <w:left w:val="none" w:sz="0" w:space="0" w:color="auto"/>
        <w:bottom w:val="none" w:sz="0" w:space="0" w:color="auto"/>
        <w:right w:val="none" w:sz="0" w:space="0" w:color="auto"/>
      </w:divBdr>
    </w:div>
    <w:div w:id="1246260415">
      <w:bodyDiv w:val="1"/>
      <w:marLeft w:val="0"/>
      <w:marRight w:val="0"/>
      <w:marTop w:val="0"/>
      <w:marBottom w:val="0"/>
      <w:divBdr>
        <w:top w:val="none" w:sz="0" w:space="0" w:color="auto"/>
        <w:left w:val="none" w:sz="0" w:space="0" w:color="auto"/>
        <w:bottom w:val="none" w:sz="0" w:space="0" w:color="auto"/>
        <w:right w:val="none" w:sz="0" w:space="0" w:color="auto"/>
      </w:divBdr>
    </w:div>
    <w:div w:id="1250388520">
      <w:bodyDiv w:val="1"/>
      <w:marLeft w:val="0"/>
      <w:marRight w:val="0"/>
      <w:marTop w:val="0"/>
      <w:marBottom w:val="0"/>
      <w:divBdr>
        <w:top w:val="none" w:sz="0" w:space="0" w:color="auto"/>
        <w:left w:val="none" w:sz="0" w:space="0" w:color="auto"/>
        <w:bottom w:val="none" w:sz="0" w:space="0" w:color="auto"/>
        <w:right w:val="none" w:sz="0" w:space="0" w:color="auto"/>
      </w:divBdr>
    </w:div>
    <w:div w:id="1265580157">
      <w:bodyDiv w:val="1"/>
      <w:marLeft w:val="0"/>
      <w:marRight w:val="0"/>
      <w:marTop w:val="0"/>
      <w:marBottom w:val="0"/>
      <w:divBdr>
        <w:top w:val="none" w:sz="0" w:space="0" w:color="auto"/>
        <w:left w:val="none" w:sz="0" w:space="0" w:color="auto"/>
        <w:bottom w:val="none" w:sz="0" w:space="0" w:color="auto"/>
        <w:right w:val="none" w:sz="0" w:space="0" w:color="auto"/>
      </w:divBdr>
    </w:div>
    <w:div w:id="1269656972">
      <w:bodyDiv w:val="1"/>
      <w:marLeft w:val="0"/>
      <w:marRight w:val="0"/>
      <w:marTop w:val="0"/>
      <w:marBottom w:val="0"/>
      <w:divBdr>
        <w:top w:val="none" w:sz="0" w:space="0" w:color="auto"/>
        <w:left w:val="none" w:sz="0" w:space="0" w:color="auto"/>
        <w:bottom w:val="none" w:sz="0" w:space="0" w:color="auto"/>
        <w:right w:val="none" w:sz="0" w:space="0" w:color="auto"/>
      </w:divBdr>
    </w:div>
    <w:div w:id="1272711662">
      <w:bodyDiv w:val="1"/>
      <w:marLeft w:val="0"/>
      <w:marRight w:val="0"/>
      <w:marTop w:val="0"/>
      <w:marBottom w:val="0"/>
      <w:divBdr>
        <w:top w:val="none" w:sz="0" w:space="0" w:color="auto"/>
        <w:left w:val="none" w:sz="0" w:space="0" w:color="auto"/>
        <w:bottom w:val="none" w:sz="0" w:space="0" w:color="auto"/>
        <w:right w:val="none" w:sz="0" w:space="0" w:color="auto"/>
      </w:divBdr>
    </w:div>
    <w:div w:id="1281643809">
      <w:bodyDiv w:val="1"/>
      <w:marLeft w:val="0"/>
      <w:marRight w:val="0"/>
      <w:marTop w:val="0"/>
      <w:marBottom w:val="0"/>
      <w:divBdr>
        <w:top w:val="none" w:sz="0" w:space="0" w:color="auto"/>
        <w:left w:val="none" w:sz="0" w:space="0" w:color="auto"/>
        <w:bottom w:val="none" w:sz="0" w:space="0" w:color="auto"/>
        <w:right w:val="none" w:sz="0" w:space="0" w:color="auto"/>
      </w:divBdr>
    </w:div>
    <w:div w:id="1281841533">
      <w:bodyDiv w:val="1"/>
      <w:marLeft w:val="0"/>
      <w:marRight w:val="0"/>
      <w:marTop w:val="0"/>
      <w:marBottom w:val="0"/>
      <w:divBdr>
        <w:top w:val="none" w:sz="0" w:space="0" w:color="auto"/>
        <w:left w:val="none" w:sz="0" w:space="0" w:color="auto"/>
        <w:bottom w:val="none" w:sz="0" w:space="0" w:color="auto"/>
        <w:right w:val="none" w:sz="0" w:space="0" w:color="auto"/>
      </w:divBdr>
    </w:div>
    <w:div w:id="1293318752">
      <w:bodyDiv w:val="1"/>
      <w:marLeft w:val="0"/>
      <w:marRight w:val="0"/>
      <w:marTop w:val="0"/>
      <w:marBottom w:val="0"/>
      <w:divBdr>
        <w:top w:val="none" w:sz="0" w:space="0" w:color="auto"/>
        <w:left w:val="none" w:sz="0" w:space="0" w:color="auto"/>
        <w:bottom w:val="none" w:sz="0" w:space="0" w:color="auto"/>
        <w:right w:val="none" w:sz="0" w:space="0" w:color="auto"/>
      </w:divBdr>
    </w:div>
    <w:div w:id="1297177390">
      <w:bodyDiv w:val="1"/>
      <w:marLeft w:val="0"/>
      <w:marRight w:val="0"/>
      <w:marTop w:val="0"/>
      <w:marBottom w:val="0"/>
      <w:divBdr>
        <w:top w:val="none" w:sz="0" w:space="0" w:color="auto"/>
        <w:left w:val="none" w:sz="0" w:space="0" w:color="auto"/>
        <w:bottom w:val="none" w:sz="0" w:space="0" w:color="auto"/>
        <w:right w:val="none" w:sz="0" w:space="0" w:color="auto"/>
      </w:divBdr>
    </w:div>
    <w:div w:id="1309748893">
      <w:bodyDiv w:val="1"/>
      <w:marLeft w:val="0"/>
      <w:marRight w:val="0"/>
      <w:marTop w:val="0"/>
      <w:marBottom w:val="0"/>
      <w:divBdr>
        <w:top w:val="none" w:sz="0" w:space="0" w:color="auto"/>
        <w:left w:val="none" w:sz="0" w:space="0" w:color="auto"/>
        <w:bottom w:val="none" w:sz="0" w:space="0" w:color="auto"/>
        <w:right w:val="none" w:sz="0" w:space="0" w:color="auto"/>
      </w:divBdr>
    </w:div>
    <w:div w:id="1317151461">
      <w:bodyDiv w:val="1"/>
      <w:marLeft w:val="0"/>
      <w:marRight w:val="0"/>
      <w:marTop w:val="0"/>
      <w:marBottom w:val="0"/>
      <w:divBdr>
        <w:top w:val="none" w:sz="0" w:space="0" w:color="auto"/>
        <w:left w:val="none" w:sz="0" w:space="0" w:color="auto"/>
        <w:bottom w:val="none" w:sz="0" w:space="0" w:color="auto"/>
        <w:right w:val="none" w:sz="0" w:space="0" w:color="auto"/>
      </w:divBdr>
    </w:div>
    <w:div w:id="1330789511">
      <w:bodyDiv w:val="1"/>
      <w:marLeft w:val="0"/>
      <w:marRight w:val="0"/>
      <w:marTop w:val="0"/>
      <w:marBottom w:val="0"/>
      <w:divBdr>
        <w:top w:val="none" w:sz="0" w:space="0" w:color="auto"/>
        <w:left w:val="none" w:sz="0" w:space="0" w:color="auto"/>
        <w:bottom w:val="none" w:sz="0" w:space="0" w:color="auto"/>
        <w:right w:val="none" w:sz="0" w:space="0" w:color="auto"/>
      </w:divBdr>
    </w:div>
    <w:div w:id="1332024384">
      <w:bodyDiv w:val="1"/>
      <w:marLeft w:val="0"/>
      <w:marRight w:val="0"/>
      <w:marTop w:val="0"/>
      <w:marBottom w:val="0"/>
      <w:divBdr>
        <w:top w:val="none" w:sz="0" w:space="0" w:color="auto"/>
        <w:left w:val="none" w:sz="0" w:space="0" w:color="auto"/>
        <w:bottom w:val="none" w:sz="0" w:space="0" w:color="auto"/>
        <w:right w:val="none" w:sz="0" w:space="0" w:color="auto"/>
      </w:divBdr>
    </w:div>
    <w:div w:id="1332029450">
      <w:bodyDiv w:val="1"/>
      <w:marLeft w:val="0"/>
      <w:marRight w:val="0"/>
      <w:marTop w:val="0"/>
      <w:marBottom w:val="0"/>
      <w:divBdr>
        <w:top w:val="none" w:sz="0" w:space="0" w:color="auto"/>
        <w:left w:val="none" w:sz="0" w:space="0" w:color="auto"/>
        <w:bottom w:val="none" w:sz="0" w:space="0" w:color="auto"/>
        <w:right w:val="none" w:sz="0" w:space="0" w:color="auto"/>
      </w:divBdr>
    </w:div>
    <w:div w:id="1358385616">
      <w:bodyDiv w:val="1"/>
      <w:marLeft w:val="0"/>
      <w:marRight w:val="0"/>
      <w:marTop w:val="0"/>
      <w:marBottom w:val="0"/>
      <w:divBdr>
        <w:top w:val="none" w:sz="0" w:space="0" w:color="auto"/>
        <w:left w:val="none" w:sz="0" w:space="0" w:color="auto"/>
        <w:bottom w:val="none" w:sz="0" w:space="0" w:color="auto"/>
        <w:right w:val="none" w:sz="0" w:space="0" w:color="auto"/>
      </w:divBdr>
    </w:div>
    <w:div w:id="1371759716">
      <w:bodyDiv w:val="1"/>
      <w:marLeft w:val="0"/>
      <w:marRight w:val="0"/>
      <w:marTop w:val="0"/>
      <w:marBottom w:val="0"/>
      <w:divBdr>
        <w:top w:val="none" w:sz="0" w:space="0" w:color="auto"/>
        <w:left w:val="none" w:sz="0" w:space="0" w:color="auto"/>
        <w:bottom w:val="none" w:sz="0" w:space="0" w:color="auto"/>
        <w:right w:val="none" w:sz="0" w:space="0" w:color="auto"/>
      </w:divBdr>
    </w:div>
    <w:div w:id="1379471986">
      <w:bodyDiv w:val="1"/>
      <w:marLeft w:val="0"/>
      <w:marRight w:val="0"/>
      <w:marTop w:val="0"/>
      <w:marBottom w:val="0"/>
      <w:divBdr>
        <w:top w:val="none" w:sz="0" w:space="0" w:color="auto"/>
        <w:left w:val="none" w:sz="0" w:space="0" w:color="auto"/>
        <w:bottom w:val="none" w:sz="0" w:space="0" w:color="auto"/>
        <w:right w:val="none" w:sz="0" w:space="0" w:color="auto"/>
      </w:divBdr>
    </w:div>
    <w:div w:id="1383870001">
      <w:bodyDiv w:val="1"/>
      <w:marLeft w:val="0"/>
      <w:marRight w:val="0"/>
      <w:marTop w:val="0"/>
      <w:marBottom w:val="0"/>
      <w:divBdr>
        <w:top w:val="none" w:sz="0" w:space="0" w:color="auto"/>
        <w:left w:val="none" w:sz="0" w:space="0" w:color="auto"/>
        <w:bottom w:val="none" w:sz="0" w:space="0" w:color="auto"/>
        <w:right w:val="none" w:sz="0" w:space="0" w:color="auto"/>
      </w:divBdr>
    </w:div>
    <w:div w:id="1384058822">
      <w:bodyDiv w:val="1"/>
      <w:marLeft w:val="0"/>
      <w:marRight w:val="0"/>
      <w:marTop w:val="0"/>
      <w:marBottom w:val="0"/>
      <w:divBdr>
        <w:top w:val="none" w:sz="0" w:space="0" w:color="auto"/>
        <w:left w:val="none" w:sz="0" w:space="0" w:color="auto"/>
        <w:bottom w:val="none" w:sz="0" w:space="0" w:color="auto"/>
        <w:right w:val="none" w:sz="0" w:space="0" w:color="auto"/>
      </w:divBdr>
    </w:div>
    <w:div w:id="1404832488">
      <w:bodyDiv w:val="1"/>
      <w:marLeft w:val="0"/>
      <w:marRight w:val="0"/>
      <w:marTop w:val="0"/>
      <w:marBottom w:val="0"/>
      <w:divBdr>
        <w:top w:val="none" w:sz="0" w:space="0" w:color="auto"/>
        <w:left w:val="none" w:sz="0" w:space="0" w:color="auto"/>
        <w:bottom w:val="none" w:sz="0" w:space="0" w:color="auto"/>
        <w:right w:val="none" w:sz="0" w:space="0" w:color="auto"/>
      </w:divBdr>
    </w:div>
    <w:div w:id="1417052026">
      <w:bodyDiv w:val="1"/>
      <w:marLeft w:val="0"/>
      <w:marRight w:val="0"/>
      <w:marTop w:val="0"/>
      <w:marBottom w:val="0"/>
      <w:divBdr>
        <w:top w:val="none" w:sz="0" w:space="0" w:color="auto"/>
        <w:left w:val="none" w:sz="0" w:space="0" w:color="auto"/>
        <w:bottom w:val="none" w:sz="0" w:space="0" w:color="auto"/>
        <w:right w:val="none" w:sz="0" w:space="0" w:color="auto"/>
      </w:divBdr>
    </w:div>
    <w:div w:id="1425422817">
      <w:bodyDiv w:val="1"/>
      <w:marLeft w:val="0"/>
      <w:marRight w:val="0"/>
      <w:marTop w:val="0"/>
      <w:marBottom w:val="0"/>
      <w:divBdr>
        <w:top w:val="none" w:sz="0" w:space="0" w:color="auto"/>
        <w:left w:val="none" w:sz="0" w:space="0" w:color="auto"/>
        <w:bottom w:val="none" w:sz="0" w:space="0" w:color="auto"/>
        <w:right w:val="none" w:sz="0" w:space="0" w:color="auto"/>
      </w:divBdr>
    </w:div>
    <w:div w:id="1431699910">
      <w:bodyDiv w:val="1"/>
      <w:marLeft w:val="0"/>
      <w:marRight w:val="0"/>
      <w:marTop w:val="0"/>
      <w:marBottom w:val="0"/>
      <w:divBdr>
        <w:top w:val="none" w:sz="0" w:space="0" w:color="auto"/>
        <w:left w:val="none" w:sz="0" w:space="0" w:color="auto"/>
        <w:bottom w:val="none" w:sz="0" w:space="0" w:color="auto"/>
        <w:right w:val="none" w:sz="0" w:space="0" w:color="auto"/>
      </w:divBdr>
    </w:div>
    <w:div w:id="1434667182">
      <w:bodyDiv w:val="1"/>
      <w:marLeft w:val="0"/>
      <w:marRight w:val="0"/>
      <w:marTop w:val="0"/>
      <w:marBottom w:val="0"/>
      <w:divBdr>
        <w:top w:val="none" w:sz="0" w:space="0" w:color="auto"/>
        <w:left w:val="none" w:sz="0" w:space="0" w:color="auto"/>
        <w:bottom w:val="none" w:sz="0" w:space="0" w:color="auto"/>
        <w:right w:val="none" w:sz="0" w:space="0" w:color="auto"/>
      </w:divBdr>
    </w:div>
    <w:div w:id="1437021069">
      <w:bodyDiv w:val="1"/>
      <w:marLeft w:val="0"/>
      <w:marRight w:val="0"/>
      <w:marTop w:val="0"/>
      <w:marBottom w:val="0"/>
      <w:divBdr>
        <w:top w:val="none" w:sz="0" w:space="0" w:color="auto"/>
        <w:left w:val="none" w:sz="0" w:space="0" w:color="auto"/>
        <w:bottom w:val="none" w:sz="0" w:space="0" w:color="auto"/>
        <w:right w:val="none" w:sz="0" w:space="0" w:color="auto"/>
      </w:divBdr>
    </w:div>
    <w:div w:id="1442921516">
      <w:bodyDiv w:val="1"/>
      <w:marLeft w:val="0"/>
      <w:marRight w:val="0"/>
      <w:marTop w:val="0"/>
      <w:marBottom w:val="0"/>
      <w:divBdr>
        <w:top w:val="none" w:sz="0" w:space="0" w:color="auto"/>
        <w:left w:val="none" w:sz="0" w:space="0" w:color="auto"/>
        <w:bottom w:val="none" w:sz="0" w:space="0" w:color="auto"/>
        <w:right w:val="none" w:sz="0" w:space="0" w:color="auto"/>
      </w:divBdr>
      <w:divsChild>
        <w:div w:id="1223710035">
          <w:marLeft w:val="480"/>
          <w:marRight w:val="0"/>
          <w:marTop w:val="0"/>
          <w:marBottom w:val="0"/>
          <w:divBdr>
            <w:top w:val="none" w:sz="0" w:space="0" w:color="auto"/>
            <w:left w:val="none" w:sz="0" w:space="0" w:color="auto"/>
            <w:bottom w:val="none" w:sz="0" w:space="0" w:color="auto"/>
            <w:right w:val="none" w:sz="0" w:space="0" w:color="auto"/>
          </w:divBdr>
        </w:div>
      </w:divsChild>
    </w:div>
    <w:div w:id="1443762841">
      <w:bodyDiv w:val="1"/>
      <w:marLeft w:val="0"/>
      <w:marRight w:val="0"/>
      <w:marTop w:val="0"/>
      <w:marBottom w:val="0"/>
      <w:divBdr>
        <w:top w:val="none" w:sz="0" w:space="0" w:color="auto"/>
        <w:left w:val="none" w:sz="0" w:space="0" w:color="auto"/>
        <w:bottom w:val="none" w:sz="0" w:space="0" w:color="auto"/>
        <w:right w:val="none" w:sz="0" w:space="0" w:color="auto"/>
      </w:divBdr>
    </w:div>
    <w:div w:id="1444031732">
      <w:bodyDiv w:val="1"/>
      <w:marLeft w:val="0"/>
      <w:marRight w:val="0"/>
      <w:marTop w:val="0"/>
      <w:marBottom w:val="0"/>
      <w:divBdr>
        <w:top w:val="none" w:sz="0" w:space="0" w:color="auto"/>
        <w:left w:val="none" w:sz="0" w:space="0" w:color="auto"/>
        <w:bottom w:val="none" w:sz="0" w:space="0" w:color="auto"/>
        <w:right w:val="none" w:sz="0" w:space="0" w:color="auto"/>
      </w:divBdr>
    </w:div>
    <w:div w:id="1447189952">
      <w:bodyDiv w:val="1"/>
      <w:marLeft w:val="0"/>
      <w:marRight w:val="0"/>
      <w:marTop w:val="0"/>
      <w:marBottom w:val="0"/>
      <w:divBdr>
        <w:top w:val="none" w:sz="0" w:space="0" w:color="auto"/>
        <w:left w:val="none" w:sz="0" w:space="0" w:color="auto"/>
        <w:bottom w:val="none" w:sz="0" w:space="0" w:color="auto"/>
        <w:right w:val="none" w:sz="0" w:space="0" w:color="auto"/>
      </w:divBdr>
    </w:div>
    <w:div w:id="1448620219">
      <w:bodyDiv w:val="1"/>
      <w:marLeft w:val="0"/>
      <w:marRight w:val="0"/>
      <w:marTop w:val="0"/>
      <w:marBottom w:val="0"/>
      <w:divBdr>
        <w:top w:val="none" w:sz="0" w:space="0" w:color="auto"/>
        <w:left w:val="none" w:sz="0" w:space="0" w:color="auto"/>
        <w:bottom w:val="none" w:sz="0" w:space="0" w:color="auto"/>
        <w:right w:val="none" w:sz="0" w:space="0" w:color="auto"/>
      </w:divBdr>
    </w:div>
    <w:div w:id="1492018002">
      <w:bodyDiv w:val="1"/>
      <w:marLeft w:val="0"/>
      <w:marRight w:val="0"/>
      <w:marTop w:val="0"/>
      <w:marBottom w:val="0"/>
      <w:divBdr>
        <w:top w:val="none" w:sz="0" w:space="0" w:color="auto"/>
        <w:left w:val="none" w:sz="0" w:space="0" w:color="auto"/>
        <w:bottom w:val="none" w:sz="0" w:space="0" w:color="auto"/>
        <w:right w:val="none" w:sz="0" w:space="0" w:color="auto"/>
      </w:divBdr>
    </w:div>
    <w:div w:id="1521040513">
      <w:bodyDiv w:val="1"/>
      <w:marLeft w:val="0"/>
      <w:marRight w:val="0"/>
      <w:marTop w:val="0"/>
      <w:marBottom w:val="0"/>
      <w:divBdr>
        <w:top w:val="none" w:sz="0" w:space="0" w:color="auto"/>
        <w:left w:val="none" w:sz="0" w:space="0" w:color="auto"/>
        <w:bottom w:val="none" w:sz="0" w:space="0" w:color="auto"/>
        <w:right w:val="none" w:sz="0" w:space="0" w:color="auto"/>
      </w:divBdr>
    </w:div>
    <w:div w:id="1523083973">
      <w:bodyDiv w:val="1"/>
      <w:marLeft w:val="0"/>
      <w:marRight w:val="0"/>
      <w:marTop w:val="0"/>
      <w:marBottom w:val="0"/>
      <w:divBdr>
        <w:top w:val="none" w:sz="0" w:space="0" w:color="auto"/>
        <w:left w:val="none" w:sz="0" w:space="0" w:color="auto"/>
        <w:bottom w:val="none" w:sz="0" w:space="0" w:color="auto"/>
        <w:right w:val="none" w:sz="0" w:space="0" w:color="auto"/>
      </w:divBdr>
    </w:div>
    <w:div w:id="1527058003">
      <w:bodyDiv w:val="1"/>
      <w:marLeft w:val="0"/>
      <w:marRight w:val="0"/>
      <w:marTop w:val="0"/>
      <w:marBottom w:val="0"/>
      <w:divBdr>
        <w:top w:val="none" w:sz="0" w:space="0" w:color="auto"/>
        <w:left w:val="none" w:sz="0" w:space="0" w:color="auto"/>
        <w:bottom w:val="none" w:sz="0" w:space="0" w:color="auto"/>
        <w:right w:val="none" w:sz="0" w:space="0" w:color="auto"/>
      </w:divBdr>
    </w:div>
    <w:div w:id="1545362007">
      <w:bodyDiv w:val="1"/>
      <w:marLeft w:val="0"/>
      <w:marRight w:val="0"/>
      <w:marTop w:val="0"/>
      <w:marBottom w:val="0"/>
      <w:divBdr>
        <w:top w:val="none" w:sz="0" w:space="0" w:color="auto"/>
        <w:left w:val="none" w:sz="0" w:space="0" w:color="auto"/>
        <w:bottom w:val="none" w:sz="0" w:space="0" w:color="auto"/>
        <w:right w:val="none" w:sz="0" w:space="0" w:color="auto"/>
      </w:divBdr>
    </w:div>
    <w:div w:id="1553154705">
      <w:bodyDiv w:val="1"/>
      <w:marLeft w:val="0"/>
      <w:marRight w:val="0"/>
      <w:marTop w:val="0"/>
      <w:marBottom w:val="0"/>
      <w:divBdr>
        <w:top w:val="none" w:sz="0" w:space="0" w:color="auto"/>
        <w:left w:val="none" w:sz="0" w:space="0" w:color="auto"/>
        <w:bottom w:val="none" w:sz="0" w:space="0" w:color="auto"/>
        <w:right w:val="none" w:sz="0" w:space="0" w:color="auto"/>
      </w:divBdr>
    </w:div>
    <w:div w:id="1569657733">
      <w:bodyDiv w:val="1"/>
      <w:marLeft w:val="0"/>
      <w:marRight w:val="0"/>
      <w:marTop w:val="0"/>
      <w:marBottom w:val="0"/>
      <w:divBdr>
        <w:top w:val="none" w:sz="0" w:space="0" w:color="auto"/>
        <w:left w:val="none" w:sz="0" w:space="0" w:color="auto"/>
        <w:bottom w:val="none" w:sz="0" w:space="0" w:color="auto"/>
        <w:right w:val="none" w:sz="0" w:space="0" w:color="auto"/>
      </w:divBdr>
    </w:div>
    <w:div w:id="1591087713">
      <w:bodyDiv w:val="1"/>
      <w:marLeft w:val="0"/>
      <w:marRight w:val="0"/>
      <w:marTop w:val="0"/>
      <w:marBottom w:val="0"/>
      <w:divBdr>
        <w:top w:val="none" w:sz="0" w:space="0" w:color="auto"/>
        <w:left w:val="none" w:sz="0" w:space="0" w:color="auto"/>
        <w:bottom w:val="none" w:sz="0" w:space="0" w:color="auto"/>
        <w:right w:val="none" w:sz="0" w:space="0" w:color="auto"/>
      </w:divBdr>
    </w:div>
    <w:div w:id="1604149393">
      <w:bodyDiv w:val="1"/>
      <w:marLeft w:val="0"/>
      <w:marRight w:val="0"/>
      <w:marTop w:val="0"/>
      <w:marBottom w:val="0"/>
      <w:divBdr>
        <w:top w:val="none" w:sz="0" w:space="0" w:color="auto"/>
        <w:left w:val="none" w:sz="0" w:space="0" w:color="auto"/>
        <w:bottom w:val="none" w:sz="0" w:space="0" w:color="auto"/>
        <w:right w:val="none" w:sz="0" w:space="0" w:color="auto"/>
      </w:divBdr>
    </w:div>
    <w:div w:id="1605109958">
      <w:bodyDiv w:val="1"/>
      <w:marLeft w:val="0"/>
      <w:marRight w:val="0"/>
      <w:marTop w:val="0"/>
      <w:marBottom w:val="0"/>
      <w:divBdr>
        <w:top w:val="none" w:sz="0" w:space="0" w:color="auto"/>
        <w:left w:val="none" w:sz="0" w:space="0" w:color="auto"/>
        <w:bottom w:val="none" w:sz="0" w:space="0" w:color="auto"/>
        <w:right w:val="none" w:sz="0" w:space="0" w:color="auto"/>
      </w:divBdr>
    </w:div>
    <w:div w:id="1628123061">
      <w:bodyDiv w:val="1"/>
      <w:marLeft w:val="0"/>
      <w:marRight w:val="0"/>
      <w:marTop w:val="0"/>
      <w:marBottom w:val="0"/>
      <w:divBdr>
        <w:top w:val="none" w:sz="0" w:space="0" w:color="auto"/>
        <w:left w:val="none" w:sz="0" w:space="0" w:color="auto"/>
        <w:bottom w:val="none" w:sz="0" w:space="0" w:color="auto"/>
        <w:right w:val="none" w:sz="0" w:space="0" w:color="auto"/>
      </w:divBdr>
    </w:div>
    <w:div w:id="1635139744">
      <w:bodyDiv w:val="1"/>
      <w:marLeft w:val="0"/>
      <w:marRight w:val="0"/>
      <w:marTop w:val="0"/>
      <w:marBottom w:val="0"/>
      <w:divBdr>
        <w:top w:val="none" w:sz="0" w:space="0" w:color="auto"/>
        <w:left w:val="none" w:sz="0" w:space="0" w:color="auto"/>
        <w:bottom w:val="none" w:sz="0" w:space="0" w:color="auto"/>
        <w:right w:val="none" w:sz="0" w:space="0" w:color="auto"/>
      </w:divBdr>
    </w:div>
    <w:div w:id="1635259886">
      <w:bodyDiv w:val="1"/>
      <w:marLeft w:val="0"/>
      <w:marRight w:val="0"/>
      <w:marTop w:val="0"/>
      <w:marBottom w:val="0"/>
      <w:divBdr>
        <w:top w:val="none" w:sz="0" w:space="0" w:color="auto"/>
        <w:left w:val="none" w:sz="0" w:space="0" w:color="auto"/>
        <w:bottom w:val="none" w:sz="0" w:space="0" w:color="auto"/>
        <w:right w:val="none" w:sz="0" w:space="0" w:color="auto"/>
      </w:divBdr>
    </w:div>
    <w:div w:id="1638563007">
      <w:bodyDiv w:val="1"/>
      <w:marLeft w:val="0"/>
      <w:marRight w:val="0"/>
      <w:marTop w:val="0"/>
      <w:marBottom w:val="0"/>
      <w:divBdr>
        <w:top w:val="none" w:sz="0" w:space="0" w:color="auto"/>
        <w:left w:val="none" w:sz="0" w:space="0" w:color="auto"/>
        <w:bottom w:val="none" w:sz="0" w:space="0" w:color="auto"/>
        <w:right w:val="none" w:sz="0" w:space="0" w:color="auto"/>
      </w:divBdr>
    </w:div>
    <w:div w:id="1648901713">
      <w:bodyDiv w:val="1"/>
      <w:marLeft w:val="0"/>
      <w:marRight w:val="0"/>
      <w:marTop w:val="0"/>
      <w:marBottom w:val="0"/>
      <w:divBdr>
        <w:top w:val="none" w:sz="0" w:space="0" w:color="auto"/>
        <w:left w:val="none" w:sz="0" w:space="0" w:color="auto"/>
        <w:bottom w:val="none" w:sz="0" w:space="0" w:color="auto"/>
        <w:right w:val="none" w:sz="0" w:space="0" w:color="auto"/>
      </w:divBdr>
    </w:div>
    <w:div w:id="1676761203">
      <w:bodyDiv w:val="1"/>
      <w:marLeft w:val="0"/>
      <w:marRight w:val="0"/>
      <w:marTop w:val="0"/>
      <w:marBottom w:val="0"/>
      <w:divBdr>
        <w:top w:val="none" w:sz="0" w:space="0" w:color="auto"/>
        <w:left w:val="none" w:sz="0" w:space="0" w:color="auto"/>
        <w:bottom w:val="none" w:sz="0" w:space="0" w:color="auto"/>
        <w:right w:val="none" w:sz="0" w:space="0" w:color="auto"/>
      </w:divBdr>
    </w:div>
    <w:div w:id="1679381829">
      <w:bodyDiv w:val="1"/>
      <w:marLeft w:val="0"/>
      <w:marRight w:val="0"/>
      <w:marTop w:val="0"/>
      <w:marBottom w:val="0"/>
      <w:divBdr>
        <w:top w:val="none" w:sz="0" w:space="0" w:color="auto"/>
        <w:left w:val="none" w:sz="0" w:space="0" w:color="auto"/>
        <w:bottom w:val="none" w:sz="0" w:space="0" w:color="auto"/>
        <w:right w:val="none" w:sz="0" w:space="0" w:color="auto"/>
      </w:divBdr>
    </w:div>
    <w:div w:id="1680959700">
      <w:bodyDiv w:val="1"/>
      <w:marLeft w:val="0"/>
      <w:marRight w:val="0"/>
      <w:marTop w:val="0"/>
      <w:marBottom w:val="0"/>
      <w:divBdr>
        <w:top w:val="none" w:sz="0" w:space="0" w:color="auto"/>
        <w:left w:val="none" w:sz="0" w:space="0" w:color="auto"/>
        <w:bottom w:val="none" w:sz="0" w:space="0" w:color="auto"/>
        <w:right w:val="none" w:sz="0" w:space="0" w:color="auto"/>
      </w:divBdr>
    </w:div>
    <w:div w:id="1682120528">
      <w:bodyDiv w:val="1"/>
      <w:marLeft w:val="0"/>
      <w:marRight w:val="0"/>
      <w:marTop w:val="0"/>
      <w:marBottom w:val="0"/>
      <w:divBdr>
        <w:top w:val="none" w:sz="0" w:space="0" w:color="auto"/>
        <w:left w:val="none" w:sz="0" w:space="0" w:color="auto"/>
        <w:bottom w:val="none" w:sz="0" w:space="0" w:color="auto"/>
        <w:right w:val="none" w:sz="0" w:space="0" w:color="auto"/>
      </w:divBdr>
    </w:div>
    <w:div w:id="1685084061">
      <w:bodyDiv w:val="1"/>
      <w:marLeft w:val="0"/>
      <w:marRight w:val="0"/>
      <w:marTop w:val="0"/>
      <w:marBottom w:val="0"/>
      <w:divBdr>
        <w:top w:val="none" w:sz="0" w:space="0" w:color="auto"/>
        <w:left w:val="none" w:sz="0" w:space="0" w:color="auto"/>
        <w:bottom w:val="none" w:sz="0" w:space="0" w:color="auto"/>
        <w:right w:val="none" w:sz="0" w:space="0" w:color="auto"/>
      </w:divBdr>
    </w:div>
    <w:div w:id="1702974084">
      <w:bodyDiv w:val="1"/>
      <w:marLeft w:val="0"/>
      <w:marRight w:val="0"/>
      <w:marTop w:val="0"/>
      <w:marBottom w:val="0"/>
      <w:divBdr>
        <w:top w:val="none" w:sz="0" w:space="0" w:color="auto"/>
        <w:left w:val="none" w:sz="0" w:space="0" w:color="auto"/>
        <w:bottom w:val="none" w:sz="0" w:space="0" w:color="auto"/>
        <w:right w:val="none" w:sz="0" w:space="0" w:color="auto"/>
      </w:divBdr>
    </w:div>
    <w:div w:id="1712874706">
      <w:bodyDiv w:val="1"/>
      <w:marLeft w:val="0"/>
      <w:marRight w:val="0"/>
      <w:marTop w:val="0"/>
      <w:marBottom w:val="0"/>
      <w:divBdr>
        <w:top w:val="none" w:sz="0" w:space="0" w:color="auto"/>
        <w:left w:val="none" w:sz="0" w:space="0" w:color="auto"/>
        <w:bottom w:val="none" w:sz="0" w:space="0" w:color="auto"/>
        <w:right w:val="none" w:sz="0" w:space="0" w:color="auto"/>
      </w:divBdr>
    </w:div>
    <w:div w:id="1714185304">
      <w:bodyDiv w:val="1"/>
      <w:marLeft w:val="0"/>
      <w:marRight w:val="0"/>
      <w:marTop w:val="0"/>
      <w:marBottom w:val="0"/>
      <w:divBdr>
        <w:top w:val="none" w:sz="0" w:space="0" w:color="auto"/>
        <w:left w:val="none" w:sz="0" w:space="0" w:color="auto"/>
        <w:bottom w:val="none" w:sz="0" w:space="0" w:color="auto"/>
        <w:right w:val="none" w:sz="0" w:space="0" w:color="auto"/>
      </w:divBdr>
    </w:div>
    <w:div w:id="1715037475">
      <w:bodyDiv w:val="1"/>
      <w:marLeft w:val="0"/>
      <w:marRight w:val="0"/>
      <w:marTop w:val="0"/>
      <w:marBottom w:val="0"/>
      <w:divBdr>
        <w:top w:val="none" w:sz="0" w:space="0" w:color="auto"/>
        <w:left w:val="none" w:sz="0" w:space="0" w:color="auto"/>
        <w:bottom w:val="none" w:sz="0" w:space="0" w:color="auto"/>
        <w:right w:val="none" w:sz="0" w:space="0" w:color="auto"/>
      </w:divBdr>
    </w:div>
    <w:div w:id="1723868496">
      <w:bodyDiv w:val="1"/>
      <w:marLeft w:val="0"/>
      <w:marRight w:val="0"/>
      <w:marTop w:val="0"/>
      <w:marBottom w:val="0"/>
      <w:divBdr>
        <w:top w:val="none" w:sz="0" w:space="0" w:color="auto"/>
        <w:left w:val="none" w:sz="0" w:space="0" w:color="auto"/>
        <w:bottom w:val="none" w:sz="0" w:space="0" w:color="auto"/>
        <w:right w:val="none" w:sz="0" w:space="0" w:color="auto"/>
      </w:divBdr>
    </w:div>
    <w:div w:id="1725719625">
      <w:bodyDiv w:val="1"/>
      <w:marLeft w:val="0"/>
      <w:marRight w:val="0"/>
      <w:marTop w:val="0"/>
      <w:marBottom w:val="0"/>
      <w:divBdr>
        <w:top w:val="none" w:sz="0" w:space="0" w:color="auto"/>
        <w:left w:val="none" w:sz="0" w:space="0" w:color="auto"/>
        <w:bottom w:val="none" w:sz="0" w:space="0" w:color="auto"/>
        <w:right w:val="none" w:sz="0" w:space="0" w:color="auto"/>
      </w:divBdr>
    </w:div>
    <w:div w:id="1729303875">
      <w:bodyDiv w:val="1"/>
      <w:marLeft w:val="0"/>
      <w:marRight w:val="0"/>
      <w:marTop w:val="0"/>
      <w:marBottom w:val="0"/>
      <w:divBdr>
        <w:top w:val="none" w:sz="0" w:space="0" w:color="auto"/>
        <w:left w:val="none" w:sz="0" w:space="0" w:color="auto"/>
        <w:bottom w:val="none" w:sz="0" w:space="0" w:color="auto"/>
        <w:right w:val="none" w:sz="0" w:space="0" w:color="auto"/>
      </w:divBdr>
    </w:div>
    <w:div w:id="1734890076">
      <w:bodyDiv w:val="1"/>
      <w:marLeft w:val="0"/>
      <w:marRight w:val="0"/>
      <w:marTop w:val="0"/>
      <w:marBottom w:val="0"/>
      <w:divBdr>
        <w:top w:val="none" w:sz="0" w:space="0" w:color="auto"/>
        <w:left w:val="none" w:sz="0" w:space="0" w:color="auto"/>
        <w:bottom w:val="none" w:sz="0" w:space="0" w:color="auto"/>
        <w:right w:val="none" w:sz="0" w:space="0" w:color="auto"/>
      </w:divBdr>
    </w:div>
    <w:div w:id="1738161250">
      <w:bodyDiv w:val="1"/>
      <w:marLeft w:val="0"/>
      <w:marRight w:val="0"/>
      <w:marTop w:val="0"/>
      <w:marBottom w:val="0"/>
      <w:divBdr>
        <w:top w:val="none" w:sz="0" w:space="0" w:color="auto"/>
        <w:left w:val="none" w:sz="0" w:space="0" w:color="auto"/>
        <w:bottom w:val="none" w:sz="0" w:space="0" w:color="auto"/>
        <w:right w:val="none" w:sz="0" w:space="0" w:color="auto"/>
      </w:divBdr>
    </w:div>
    <w:div w:id="1748721509">
      <w:bodyDiv w:val="1"/>
      <w:marLeft w:val="0"/>
      <w:marRight w:val="0"/>
      <w:marTop w:val="0"/>
      <w:marBottom w:val="0"/>
      <w:divBdr>
        <w:top w:val="none" w:sz="0" w:space="0" w:color="auto"/>
        <w:left w:val="none" w:sz="0" w:space="0" w:color="auto"/>
        <w:bottom w:val="none" w:sz="0" w:space="0" w:color="auto"/>
        <w:right w:val="none" w:sz="0" w:space="0" w:color="auto"/>
      </w:divBdr>
    </w:div>
    <w:div w:id="1752660099">
      <w:bodyDiv w:val="1"/>
      <w:marLeft w:val="0"/>
      <w:marRight w:val="0"/>
      <w:marTop w:val="0"/>
      <w:marBottom w:val="0"/>
      <w:divBdr>
        <w:top w:val="none" w:sz="0" w:space="0" w:color="auto"/>
        <w:left w:val="none" w:sz="0" w:space="0" w:color="auto"/>
        <w:bottom w:val="none" w:sz="0" w:space="0" w:color="auto"/>
        <w:right w:val="none" w:sz="0" w:space="0" w:color="auto"/>
      </w:divBdr>
    </w:div>
    <w:div w:id="1765414826">
      <w:bodyDiv w:val="1"/>
      <w:marLeft w:val="0"/>
      <w:marRight w:val="0"/>
      <w:marTop w:val="0"/>
      <w:marBottom w:val="0"/>
      <w:divBdr>
        <w:top w:val="none" w:sz="0" w:space="0" w:color="auto"/>
        <w:left w:val="none" w:sz="0" w:space="0" w:color="auto"/>
        <w:bottom w:val="none" w:sz="0" w:space="0" w:color="auto"/>
        <w:right w:val="none" w:sz="0" w:space="0" w:color="auto"/>
      </w:divBdr>
    </w:div>
    <w:div w:id="1787579211">
      <w:bodyDiv w:val="1"/>
      <w:marLeft w:val="0"/>
      <w:marRight w:val="0"/>
      <w:marTop w:val="0"/>
      <w:marBottom w:val="0"/>
      <w:divBdr>
        <w:top w:val="none" w:sz="0" w:space="0" w:color="auto"/>
        <w:left w:val="none" w:sz="0" w:space="0" w:color="auto"/>
        <w:bottom w:val="none" w:sz="0" w:space="0" w:color="auto"/>
        <w:right w:val="none" w:sz="0" w:space="0" w:color="auto"/>
      </w:divBdr>
    </w:div>
    <w:div w:id="1806923325">
      <w:bodyDiv w:val="1"/>
      <w:marLeft w:val="0"/>
      <w:marRight w:val="0"/>
      <w:marTop w:val="0"/>
      <w:marBottom w:val="0"/>
      <w:divBdr>
        <w:top w:val="none" w:sz="0" w:space="0" w:color="auto"/>
        <w:left w:val="none" w:sz="0" w:space="0" w:color="auto"/>
        <w:bottom w:val="none" w:sz="0" w:space="0" w:color="auto"/>
        <w:right w:val="none" w:sz="0" w:space="0" w:color="auto"/>
      </w:divBdr>
    </w:div>
    <w:div w:id="1809206737">
      <w:bodyDiv w:val="1"/>
      <w:marLeft w:val="0"/>
      <w:marRight w:val="0"/>
      <w:marTop w:val="0"/>
      <w:marBottom w:val="0"/>
      <w:divBdr>
        <w:top w:val="none" w:sz="0" w:space="0" w:color="auto"/>
        <w:left w:val="none" w:sz="0" w:space="0" w:color="auto"/>
        <w:bottom w:val="none" w:sz="0" w:space="0" w:color="auto"/>
        <w:right w:val="none" w:sz="0" w:space="0" w:color="auto"/>
      </w:divBdr>
    </w:div>
    <w:div w:id="1817842404">
      <w:bodyDiv w:val="1"/>
      <w:marLeft w:val="0"/>
      <w:marRight w:val="0"/>
      <w:marTop w:val="0"/>
      <w:marBottom w:val="0"/>
      <w:divBdr>
        <w:top w:val="none" w:sz="0" w:space="0" w:color="auto"/>
        <w:left w:val="none" w:sz="0" w:space="0" w:color="auto"/>
        <w:bottom w:val="none" w:sz="0" w:space="0" w:color="auto"/>
        <w:right w:val="none" w:sz="0" w:space="0" w:color="auto"/>
      </w:divBdr>
    </w:div>
    <w:div w:id="1817989686">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5295247">
      <w:bodyDiv w:val="1"/>
      <w:marLeft w:val="0"/>
      <w:marRight w:val="0"/>
      <w:marTop w:val="0"/>
      <w:marBottom w:val="0"/>
      <w:divBdr>
        <w:top w:val="none" w:sz="0" w:space="0" w:color="auto"/>
        <w:left w:val="none" w:sz="0" w:space="0" w:color="auto"/>
        <w:bottom w:val="none" w:sz="0" w:space="0" w:color="auto"/>
        <w:right w:val="none" w:sz="0" w:space="0" w:color="auto"/>
      </w:divBdr>
    </w:div>
    <w:div w:id="1863320464">
      <w:bodyDiv w:val="1"/>
      <w:marLeft w:val="0"/>
      <w:marRight w:val="0"/>
      <w:marTop w:val="0"/>
      <w:marBottom w:val="0"/>
      <w:divBdr>
        <w:top w:val="none" w:sz="0" w:space="0" w:color="auto"/>
        <w:left w:val="none" w:sz="0" w:space="0" w:color="auto"/>
        <w:bottom w:val="none" w:sz="0" w:space="0" w:color="auto"/>
        <w:right w:val="none" w:sz="0" w:space="0" w:color="auto"/>
      </w:divBdr>
    </w:div>
    <w:div w:id="1872105874">
      <w:bodyDiv w:val="1"/>
      <w:marLeft w:val="0"/>
      <w:marRight w:val="0"/>
      <w:marTop w:val="0"/>
      <w:marBottom w:val="0"/>
      <w:divBdr>
        <w:top w:val="none" w:sz="0" w:space="0" w:color="auto"/>
        <w:left w:val="none" w:sz="0" w:space="0" w:color="auto"/>
        <w:bottom w:val="none" w:sz="0" w:space="0" w:color="auto"/>
        <w:right w:val="none" w:sz="0" w:space="0" w:color="auto"/>
      </w:divBdr>
    </w:div>
    <w:div w:id="1882665596">
      <w:bodyDiv w:val="1"/>
      <w:marLeft w:val="0"/>
      <w:marRight w:val="0"/>
      <w:marTop w:val="0"/>
      <w:marBottom w:val="0"/>
      <w:divBdr>
        <w:top w:val="none" w:sz="0" w:space="0" w:color="auto"/>
        <w:left w:val="none" w:sz="0" w:space="0" w:color="auto"/>
        <w:bottom w:val="none" w:sz="0" w:space="0" w:color="auto"/>
        <w:right w:val="none" w:sz="0" w:space="0" w:color="auto"/>
      </w:divBdr>
    </w:div>
    <w:div w:id="1883054101">
      <w:bodyDiv w:val="1"/>
      <w:marLeft w:val="0"/>
      <w:marRight w:val="0"/>
      <w:marTop w:val="0"/>
      <w:marBottom w:val="0"/>
      <w:divBdr>
        <w:top w:val="none" w:sz="0" w:space="0" w:color="auto"/>
        <w:left w:val="none" w:sz="0" w:space="0" w:color="auto"/>
        <w:bottom w:val="none" w:sz="0" w:space="0" w:color="auto"/>
        <w:right w:val="none" w:sz="0" w:space="0" w:color="auto"/>
      </w:divBdr>
    </w:div>
    <w:div w:id="1885747131">
      <w:bodyDiv w:val="1"/>
      <w:marLeft w:val="0"/>
      <w:marRight w:val="0"/>
      <w:marTop w:val="0"/>
      <w:marBottom w:val="0"/>
      <w:divBdr>
        <w:top w:val="none" w:sz="0" w:space="0" w:color="auto"/>
        <w:left w:val="none" w:sz="0" w:space="0" w:color="auto"/>
        <w:bottom w:val="none" w:sz="0" w:space="0" w:color="auto"/>
        <w:right w:val="none" w:sz="0" w:space="0" w:color="auto"/>
      </w:divBdr>
    </w:div>
    <w:div w:id="1886477316">
      <w:bodyDiv w:val="1"/>
      <w:marLeft w:val="0"/>
      <w:marRight w:val="0"/>
      <w:marTop w:val="0"/>
      <w:marBottom w:val="0"/>
      <w:divBdr>
        <w:top w:val="none" w:sz="0" w:space="0" w:color="auto"/>
        <w:left w:val="none" w:sz="0" w:space="0" w:color="auto"/>
        <w:bottom w:val="none" w:sz="0" w:space="0" w:color="auto"/>
        <w:right w:val="none" w:sz="0" w:space="0" w:color="auto"/>
      </w:divBdr>
    </w:div>
    <w:div w:id="1898324062">
      <w:bodyDiv w:val="1"/>
      <w:marLeft w:val="0"/>
      <w:marRight w:val="0"/>
      <w:marTop w:val="0"/>
      <w:marBottom w:val="0"/>
      <w:divBdr>
        <w:top w:val="none" w:sz="0" w:space="0" w:color="auto"/>
        <w:left w:val="none" w:sz="0" w:space="0" w:color="auto"/>
        <w:bottom w:val="none" w:sz="0" w:space="0" w:color="auto"/>
        <w:right w:val="none" w:sz="0" w:space="0" w:color="auto"/>
      </w:divBdr>
    </w:div>
    <w:div w:id="1907447864">
      <w:bodyDiv w:val="1"/>
      <w:marLeft w:val="0"/>
      <w:marRight w:val="0"/>
      <w:marTop w:val="0"/>
      <w:marBottom w:val="0"/>
      <w:divBdr>
        <w:top w:val="none" w:sz="0" w:space="0" w:color="auto"/>
        <w:left w:val="none" w:sz="0" w:space="0" w:color="auto"/>
        <w:bottom w:val="none" w:sz="0" w:space="0" w:color="auto"/>
        <w:right w:val="none" w:sz="0" w:space="0" w:color="auto"/>
      </w:divBdr>
    </w:div>
    <w:div w:id="1912622251">
      <w:bodyDiv w:val="1"/>
      <w:marLeft w:val="0"/>
      <w:marRight w:val="0"/>
      <w:marTop w:val="0"/>
      <w:marBottom w:val="0"/>
      <w:divBdr>
        <w:top w:val="none" w:sz="0" w:space="0" w:color="auto"/>
        <w:left w:val="none" w:sz="0" w:space="0" w:color="auto"/>
        <w:bottom w:val="none" w:sz="0" w:space="0" w:color="auto"/>
        <w:right w:val="none" w:sz="0" w:space="0" w:color="auto"/>
      </w:divBdr>
    </w:div>
    <w:div w:id="1924029542">
      <w:bodyDiv w:val="1"/>
      <w:marLeft w:val="0"/>
      <w:marRight w:val="0"/>
      <w:marTop w:val="0"/>
      <w:marBottom w:val="0"/>
      <w:divBdr>
        <w:top w:val="none" w:sz="0" w:space="0" w:color="auto"/>
        <w:left w:val="none" w:sz="0" w:space="0" w:color="auto"/>
        <w:bottom w:val="none" w:sz="0" w:space="0" w:color="auto"/>
        <w:right w:val="none" w:sz="0" w:space="0" w:color="auto"/>
      </w:divBdr>
    </w:div>
    <w:div w:id="1925068716">
      <w:bodyDiv w:val="1"/>
      <w:marLeft w:val="0"/>
      <w:marRight w:val="0"/>
      <w:marTop w:val="0"/>
      <w:marBottom w:val="0"/>
      <w:divBdr>
        <w:top w:val="none" w:sz="0" w:space="0" w:color="auto"/>
        <w:left w:val="none" w:sz="0" w:space="0" w:color="auto"/>
        <w:bottom w:val="none" w:sz="0" w:space="0" w:color="auto"/>
        <w:right w:val="none" w:sz="0" w:space="0" w:color="auto"/>
      </w:divBdr>
    </w:div>
    <w:div w:id="1945916373">
      <w:bodyDiv w:val="1"/>
      <w:marLeft w:val="0"/>
      <w:marRight w:val="0"/>
      <w:marTop w:val="0"/>
      <w:marBottom w:val="0"/>
      <w:divBdr>
        <w:top w:val="none" w:sz="0" w:space="0" w:color="auto"/>
        <w:left w:val="none" w:sz="0" w:space="0" w:color="auto"/>
        <w:bottom w:val="none" w:sz="0" w:space="0" w:color="auto"/>
        <w:right w:val="none" w:sz="0" w:space="0" w:color="auto"/>
      </w:divBdr>
    </w:div>
    <w:div w:id="1958945978">
      <w:bodyDiv w:val="1"/>
      <w:marLeft w:val="0"/>
      <w:marRight w:val="0"/>
      <w:marTop w:val="0"/>
      <w:marBottom w:val="0"/>
      <w:divBdr>
        <w:top w:val="none" w:sz="0" w:space="0" w:color="auto"/>
        <w:left w:val="none" w:sz="0" w:space="0" w:color="auto"/>
        <w:bottom w:val="none" w:sz="0" w:space="0" w:color="auto"/>
        <w:right w:val="none" w:sz="0" w:space="0" w:color="auto"/>
      </w:divBdr>
    </w:div>
    <w:div w:id="1968704756">
      <w:bodyDiv w:val="1"/>
      <w:marLeft w:val="0"/>
      <w:marRight w:val="0"/>
      <w:marTop w:val="0"/>
      <w:marBottom w:val="0"/>
      <w:divBdr>
        <w:top w:val="none" w:sz="0" w:space="0" w:color="auto"/>
        <w:left w:val="none" w:sz="0" w:space="0" w:color="auto"/>
        <w:bottom w:val="none" w:sz="0" w:space="0" w:color="auto"/>
        <w:right w:val="none" w:sz="0" w:space="0" w:color="auto"/>
      </w:divBdr>
    </w:div>
    <w:div w:id="1971010701">
      <w:bodyDiv w:val="1"/>
      <w:marLeft w:val="0"/>
      <w:marRight w:val="0"/>
      <w:marTop w:val="0"/>
      <w:marBottom w:val="0"/>
      <w:divBdr>
        <w:top w:val="none" w:sz="0" w:space="0" w:color="auto"/>
        <w:left w:val="none" w:sz="0" w:space="0" w:color="auto"/>
        <w:bottom w:val="none" w:sz="0" w:space="0" w:color="auto"/>
        <w:right w:val="none" w:sz="0" w:space="0" w:color="auto"/>
      </w:divBdr>
    </w:div>
    <w:div w:id="1982927780">
      <w:bodyDiv w:val="1"/>
      <w:marLeft w:val="0"/>
      <w:marRight w:val="0"/>
      <w:marTop w:val="0"/>
      <w:marBottom w:val="0"/>
      <w:divBdr>
        <w:top w:val="none" w:sz="0" w:space="0" w:color="auto"/>
        <w:left w:val="none" w:sz="0" w:space="0" w:color="auto"/>
        <w:bottom w:val="none" w:sz="0" w:space="0" w:color="auto"/>
        <w:right w:val="none" w:sz="0" w:space="0" w:color="auto"/>
      </w:divBdr>
    </w:div>
    <w:div w:id="1983192210">
      <w:bodyDiv w:val="1"/>
      <w:marLeft w:val="0"/>
      <w:marRight w:val="0"/>
      <w:marTop w:val="0"/>
      <w:marBottom w:val="0"/>
      <w:divBdr>
        <w:top w:val="none" w:sz="0" w:space="0" w:color="auto"/>
        <w:left w:val="none" w:sz="0" w:space="0" w:color="auto"/>
        <w:bottom w:val="none" w:sz="0" w:space="0" w:color="auto"/>
        <w:right w:val="none" w:sz="0" w:space="0" w:color="auto"/>
      </w:divBdr>
    </w:div>
    <w:div w:id="1984457739">
      <w:bodyDiv w:val="1"/>
      <w:marLeft w:val="0"/>
      <w:marRight w:val="0"/>
      <w:marTop w:val="0"/>
      <w:marBottom w:val="0"/>
      <w:divBdr>
        <w:top w:val="none" w:sz="0" w:space="0" w:color="auto"/>
        <w:left w:val="none" w:sz="0" w:space="0" w:color="auto"/>
        <w:bottom w:val="none" w:sz="0" w:space="0" w:color="auto"/>
        <w:right w:val="none" w:sz="0" w:space="0" w:color="auto"/>
      </w:divBdr>
    </w:div>
    <w:div w:id="1989284544">
      <w:bodyDiv w:val="1"/>
      <w:marLeft w:val="0"/>
      <w:marRight w:val="0"/>
      <w:marTop w:val="0"/>
      <w:marBottom w:val="0"/>
      <w:divBdr>
        <w:top w:val="none" w:sz="0" w:space="0" w:color="auto"/>
        <w:left w:val="none" w:sz="0" w:space="0" w:color="auto"/>
        <w:bottom w:val="none" w:sz="0" w:space="0" w:color="auto"/>
        <w:right w:val="none" w:sz="0" w:space="0" w:color="auto"/>
      </w:divBdr>
    </w:div>
    <w:div w:id="1991134275">
      <w:bodyDiv w:val="1"/>
      <w:marLeft w:val="0"/>
      <w:marRight w:val="0"/>
      <w:marTop w:val="0"/>
      <w:marBottom w:val="0"/>
      <w:divBdr>
        <w:top w:val="none" w:sz="0" w:space="0" w:color="auto"/>
        <w:left w:val="none" w:sz="0" w:space="0" w:color="auto"/>
        <w:bottom w:val="none" w:sz="0" w:space="0" w:color="auto"/>
        <w:right w:val="none" w:sz="0" w:space="0" w:color="auto"/>
      </w:divBdr>
    </w:div>
    <w:div w:id="1996907195">
      <w:bodyDiv w:val="1"/>
      <w:marLeft w:val="0"/>
      <w:marRight w:val="0"/>
      <w:marTop w:val="0"/>
      <w:marBottom w:val="0"/>
      <w:divBdr>
        <w:top w:val="none" w:sz="0" w:space="0" w:color="auto"/>
        <w:left w:val="none" w:sz="0" w:space="0" w:color="auto"/>
        <w:bottom w:val="none" w:sz="0" w:space="0" w:color="auto"/>
        <w:right w:val="none" w:sz="0" w:space="0" w:color="auto"/>
      </w:divBdr>
    </w:div>
    <w:div w:id="2000427543">
      <w:bodyDiv w:val="1"/>
      <w:marLeft w:val="0"/>
      <w:marRight w:val="0"/>
      <w:marTop w:val="0"/>
      <w:marBottom w:val="0"/>
      <w:divBdr>
        <w:top w:val="none" w:sz="0" w:space="0" w:color="auto"/>
        <w:left w:val="none" w:sz="0" w:space="0" w:color="auto"/>
        <w:bottom w:val="none" w:sz="0" w:space="0" w:color="auto"/>
        <w:right w:val="none" w:sz="0" w:space="0" w:color="auto"/>
      </w:divBdr>
    </w:div>
    <w:div w:id="2008364417">
      <w:bodyDiv w:val="1"/>
      <w:marLeft w:val="0"/>
      <w:marRight w:val="0"/>
      <w:marTop w:val="0"/>
      <w:marBottom w:val="0"/>
      <w:divBdr>
        <w:top w:val="none" w:sz="0" w:space="0" w:color="auto"/>
        <w:left w:val="none" w:sz="0" w:space="0" w:color="auto"/>
        <w:bottom w:val="none" w:sz="0" w:space="0" w:color="auto"/>
        <w:right w:val="none" w:sz="0" w:space="0" w:color="auto"/>
      </w:divBdr>
    </w:div>
    <w:div w:id="2014331091">
      <w:bodyDiv w:val="1"/>
      <w:marLeft w:val="0"/>
      <w:marRight w:val="0"/>
      <w:marTop w:val="0"/>
      <w:marBottom w:val="0"/>
      <w:divBdr>
        <w:top w:val="none" w:sz="0" w:space="0" w:color="auto"/>
        <w:left w:val="none" w:sz="0" w:space="0" w:color="auto"/>
        <w:bottom w:val="none" w:sz="0" w:space="0" w:color="auto"/>
        <w:right w:val="none" w:sz="0" w:space="0" w:color="auto"/>
      </w:divBdr>
    </w:div>
    <w:div w:id="2015110466">
      <w:bodyDiv w:val="1"/>
      <w:marLeft w:val="0"/>
      <w:marRight w:val="0"/>
      <w:marTop w:val="0"/>
      <w:marBottom w:val="0"/>
      <w:divBdr>
        <w:top w:val="none" w:sz="0" w:space="0" w:color="auto"/>
        <w:left w:val="none" w:sz="0" w:space="0" w:color="auto"/>
        <w:bottom w:val="none" w:sz="0" w:space="0" w:color="auto"/>
        <w:right w:val="none" w:sz="0" w:space="0" w:color="auto"/>
      </w:divBdr>
    </w:div>
    <w:div w:id="2033724303">
      <w:bodyDiv w:val="1"/>
      <w:marLeft w:val="0"/>
      <w:marRight w:val="0"/>
      <w:marTop w:val="0"/>
      <w:marBottom w:val="0"/>
      <w:divBdr>
        <w:top w:val="none" w:sz="0" w:space="0" w:color="auto"/>
        <w:left w:val="none" w:sz="0" w:space="0" w:color="auto"/>
        <w:bottom w:val="none" w:sz="0" w:space="0" w:color="auto"/>
        <w:right w:val="none" w:sz="0" w:space="0" w:color="auto"/>
      </w:divBdr>
    </w:div>
    <w:div w:id="2043825757">
      <w:bodyDiv w:val="1"/>
      <w:marLeft w:val="0"/>
      <w:marRight w:val="0"/>
      <w:marTop w:val="0"/>
      <w:marBottom w:val="0"/>
      <w:divBdr>
        <w:top w:val="none" w:sz="0" w:space="0" w:color="auto"/>
        <w:left w:val="none" w:sz="0" w:space="0" w:color="auto"/>
        <w:bottom w:val="none" w:sz="0" w:space="0" w:color="auto"/>
        <w:right w:val="none" w:sz="0" w:space="0" w:color="auto"/>
      </w:divBdr>
    </w:div>
    <w:div w:id="2046787031">
      <w:bodyDiv w:val="1"/>
      <w:marLeft w:val="0"/>
      <w:marRight w:val="0"/>
      <w:marTop w:val="0"/>
      <w:marBottom w:val="0"/>
      <w:divBdr>
        <w:top w:val="none" w:sz="0" w:space="0" w:color="auto"/>
        <w:left w:val="none" w:sz="0" w:space="0" w:color="auto"/>
        <w:bottom w:val="none" w:sz="0" w:space="0" w:color="auto"/>
        <w:right w:val="none" w:sz="0" w:space="0" w:color="auto"/>
      </w:divBdr>
    </w:div>
    <w:div w:id="2093046875">
      <w:bodyDiv w:val="1"/>
      <w:marLeft w:val="0"/>
      <w:marRight w:val="0"/>
      <w:marTop w:val="0"/>
      <w:marBottom w:val="0"/>
      <w:divBdr>
        <w:top w:val="none" w:sz="0" w:space="0" w:color="auto"/>
        <w:left w:val="none" w:sz="0" w:space="0" w:color="auto"/>
        <w:bottom w:val="none" w:sz="0" w:space="0" w:color="auto"/>
        <w:right w:val="none" w:sz="0" w:space="0" w:color="auto"/>
      </w:divBdr>
    </w:div>
    <w:div w:id="2097901519">
      <w:bodyDiv w:val="1"/>
      <w:marLeft w:val="0"/>
      <w:marRight w:val="0"/>
      <w:marTop w:val="0"/>
      <w:marBottom w:val="0"/>
      <w:divBdr>
        <w:top w:val="none" w:sz="0" w:space="0" w:color="auto"/>
        <w:left w:val="none" w:sz="0" w:space="0" w:color="auto"/>
        <w:bottom w:val="none" w:sz="0" w:space="0" w:color="auto"/>
        <w:right w:val="none" w:sz="0" w:space="0" w:color="auto"/>
      </w:divBdr>
    </w:div>
    <w:div w:id="2113821925">
      <w:bodyDiv w:val="1"/>
      <w:marLeft w:val="0"/>
      <w:marRight w:val="0"/>
      <w:marTop w:val="0"/>
      <w:marBottom w:val="0"/>
      <w:divBdr>
        <w:top w:val="none" w:sz="0" w:space="0" w:color="auto"/>
        <w:left w:val="none" w:sz="0" w:space="0" w:color="auto"/>
        <w:bottom w:val="none" w:sz="0" w:space="0" w:color="auto"/>
        <w:right w:val="none" w:sz="0" w:space="0" w:color="auto"/>
      </w:divBdr>
    </w:div>
    <w:div w:id="2116249170">
      <w:bodyDiv w:val="1"/>
      <w:marLeft w:val="0"/>
      <w:marRight w:val="0"/>
      <w:marTop w:val="0"/>
      <w:marBottom w:val="0"/>
      <w:divBdr>
        <w:top w:val="none" w:sz="0" w:space="0" w:color="auto"/>
        <w:left w:val="none" w:sz="0" w:space="0" w:color="auto"/>
        <w:bottom w:val="none" w:sz="0" w:space="0" w:color="auto"/>
        <w:right w:val="none" w:sz="0" w:space="0" w:color="auto"/>
      </w:divBdr>
    </w:div>
    <w:div w:id="2134253348">
      <w:bodyDiv w:val="1"/>
      <w:marLeft w:val="0"/>
      <w:marRight w:val="0"/>
      <w:marTop w:val="0"/>
      <w:marBottom w:val="0"/>
      <w:divBdr>
        <w:top w:val="none" w:sz="0" w:space="0" w:color="auto"/>
        <w:left w:val="none" w:sz="0" w:space="0" w:color="auto"/>
        <w:bottom w:val="none" w:sz="0" w:space="0" w:color="auto"/>
        <w:right w:val="none" w:sz="0" w:space="0" w:color="auto"/>
      </w:divBdr>
    </w:div>
    <w:div w:id="213990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omments" Target="comments.xml" Id="rId13" /><Relationship Type="http://schemas.openxmlformats.org/officeDocument/2006/relationships/image" Target="media/image4.png" Id="rId1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image" Target="media/image7.png"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image" Target="media/image3.png" Id="rId17" /><Relationship Type="http://schemas.openxmlformats.org/officeDocument/2006/relationships/footer" Target="footer1.xml" Id="rId25"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image" Target="media/image6.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numbering" Target="numbering.xml" Id="rId5" /><Relationship Type="http://schemas.microsoft.com/office/2016/09/relationships/commentsIds" Target="commentsIds.xml" Id="rId15" /><Relationship Type="http://schemas.microsoft.com/office/2011/relationships/people" Target="people.xml" Id="rId28"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image" Target="media/image8.png" Id="rId22" /><Relationship Type="http://schemas.openxmlformats.org/officeDocument/2006/relationships/fontTable" Target="fontTable.xml" Id="rId27" /><Relationship Type="http://schemas.microsoft.com/office/2020/10/relationships/intelligence" Target="intelligence2.xml" Id="R3413981bd7b84f77"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3D6F45-F1AB-412B-93A3-89EB7FC70E02}">
  <we:reference id="f78a3046-9e99-4300-aa2b-5814002b01a2" version="1.55.1.0" store="EXCatalog" storeType="EXCatalog"/>
  <we:alternateReferences>
    <we:reference id="WA104382081" version="1.55.1.0" store="pt-PT"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LiF18</b:Tag>
    <b:SourceType>JournalArticle</b:SourceType>
    <b:Guid>{FE0DBF85-9F96-4C48-8BAD-9FAE37A59841}</b:Guid>
    <b:Title>Comparison of Fire Radiative Power Estimates From VIIRS and MODIS Observations</b:Title>
    <b:JournalName>Journal of Geophysical Research: Atmospheres</b:JournalName>
    <b:Year>2018</b:Year>
    <b:Pages>4545-4563</b:Pages>
    <b:Month>May</b:Month>
    <b:Day>2</b:Day>
    <b:DOI>https://doi.org/10.1029/2017JD027823</b:DOI>
    <b:Author>
      <b:Author>
        <b:NameList>
          <b:Person>
            <b:Last>Li</b:Last>
            <b:First>Fangjun</b:First>
          </b:Person>
          <b:Person>
            <b:Last>Zhang</b:Last>
            <b:First>Xiaoyang</b:First>
          </b:Person>
          <b:Person>
            <b:Last>Kondragunta</b:Last>
            <b:First>Shobha</b:First>
          </b:Person>
          <b:Person>
            <b:Last>Csiszar</b:Last>
            <b:First>Ivan</b:First>
          </b:Person>
        </b:NameList>
      </b:Author>
    </b:Author>
    <b:RefOrder>8</b:RefOrder>
  </b:Source>
  <b:Source>
    <b:Tag>Rit</b:Tag>
    <b:SourceType>Report</b:SourceType>
    <b:Guid>{2FD23BDA-FCD9-4A6D-80F2-640416D0047C}</b:Guid>
    <b:Author>
      <b:Author>
        <b:NameList>
          <b:Person>
            <b:Last>Durao</b:Last>
            <b:First>Rita</b:First>
          </b:Person>
          <b:Person>
            <b:Last>Alonso</b:Last>
            <b:First>Catarina</b:First>
          </b:Person>
          <b:Person>
            <b:Last>Russo</b:Last>
            <b:First>Ana</b:First>
          </b:Person>
          <b:Person>
            <b:Last>Gouveia</b:Last>
            <b:First>Célia</b:First>
          </b:Person>
        </b:NameList>
      </b:Author>
    </b:Author>
    <b:Title>The role of fire radiative power to estimate fire-related smoke pollution</b:Title>
    <b:JournalName>EGU General Assembly 2024</b:JournalName>
    <b:Year>2024</b:Year>
    <b:City>Vienna, Austria</b:City>
    <b:Month>April</b:Month>
    <b:Day>14-19</b:Day>
    <b:Publisher>EGU General Assembly 2024</b:Publisher>
    <b:DOI>https://doi.org/10.5194/egusphere-egu24-13237</b:DOI>
    <b:RefOrder>15</b:RefOrder>
  </b:Source>
  <b:Source>
    <b:Tag>Ins09</b:Tag>
    <b:SourceType>InternetSite</b:SourceType>
    <b:Guid>{EFD653A6-02A1-4A84-9DED-48F85BC19526}</b:Guid>
    <b:Title>Fire Radiative Power Pixel - MSG</b:Title>
    <b:Year>2009</b:Year>
    <b:InternetSiteTitle>geonetcastamericas.noaa.gov</b:InternetSiteTitle>
    <b:Month>March</b:Month>
    <b:Day>23</b:Day>
    <b:URL>https://www.geonetcastamericas.noaa.gov/products/navigator/details/EO_EUM_DAT_MSG_FRP-SEVIRI.html</b:URL>
    <b:Author>
      <b:Author>
        <b:Corporate>Instituto de Meteorologia</b:Corporate>
      </b:Author>
    </b:Author>
    <b:YearAccessed>2025</b:YearAccessed>
    <b:MonthAccessed>February</b:MonthAccessed>
    <b:DayAccessed>24</b:DayAccessed>
    <b:RefOrder>25</b:RefOrder>
  </b:Source>
  <b:Source>
    <b:Tag>DeS13</b:Tag>
    <b:SourceType>Report</b:SourceType>
    <b:Guid>{017CEEA5-4939-4AD5-8DE7-BF791C50B3EE}</b:Guid>
    <b:Title>Climate change, extreme weather events, air pollution and respiratory health in Europe</b:Title>
    <b:Year>2013</b:Year>
    <b:Author>
      <b:Author>
        <b:NameList>
          <b:Person>
            <b:Last>De Sario</b:Last>
            <b:First>M.</b:First>
          </b:Person>
          <b:Person>
            <b:Last>Katsouyanni</b:Last>
            <b:First>K.</b:First>
          </b:Person>
          <b:Person>
            <b:Last>Michelozzi</b:Last>
            <b:First>P.</b:First>
          </b:Person>
        </b:NameList>
      </b:Author>
    </b:Author>
    <b:RefOrder>2</b:RefOrder>
  </b:Source>
  <b:Source>
    <b:Tag>Agh20</b:Tag>
    <b:SourceType>Report</b:SourceType>
    <b:Guid>{B713861B-A2ED-4C1C-A3A4-56A40C5984F8}</b:Guid>
    <b:Title>Climate Extremes and Compound Hazards in a Warming World</b:Title>
    <b:Year>2020</b:Year>
    <b:Publisher>Annual Reviews</b:Publisher>
    <b:DOI>https://doi.org/10.1146/annurev-earth-071719-055228</b:DOI>
    <b:Author>
      <b:Author>
        <b:NameList>
          <b:Person>
            <b:Last>AghaKouchak</b:Last>
            <b:First>Amir</b:First>
          </b:Person>
          <b:Person>
            <b:Last>Chiang</b:Last>
            <b:First>Felicia</b:First>
          </b:Person>
          <b:Person>
            <b:Last>Huning</b:Last>
            <b:Middle>S.</b:Middle>
            <b:First>Laurie</b:First>
          </b:Person>
          <b:Person>
            <b:Last>Love</b:Last>
            <b:Middle>A.</b:Middle>
            <b:First>Charlotte</b:First>
          </b:Person>
          <b:Person>
            <b:Last>Mallakpour</b:Last>
            <b:First>Iman</b:First>
          </b:Person>
          <b:Person>
            <b:Last>Mazdiyasni</b:Last>
            <b:First>Omid</b:First>
          </b:Person>
          <b:Person>
            <b:Last>Moftakhari</b:Last>
            <b:First>Hamed</b:First>
          </b:Person>
          <b:Person>
            <b:Last>Papalexiou</b:Last>
            <b:Middle>Michael</b:Middle>
            <b:First>Simon</b:First>
          </b:Person>
          <b:Person>
            <b:Last>Ragno</b:Last>
            <b:First>Elisa</b:First>
          </b:Person>
          <b:Person>
            <b:Last>Sadegh</b:Last>
            <b:First>Mojtaba</b:First>
          </b:Person>
        </b:NameList>
      </b:Author>
    </b:Author>
    <b:RefOrder>5</b:RefOrder>
  </b:Source>
  <b:Source>
    <b:Tag>The23</b:Tag>
    <b:SourceType>JournalArticle</b:SourceType>
    <b:Guid>{F9E83484-3961-45AD-80A5-A76A4DADAECB}</b:Guid>
    <b:Title>The Future of extreme meteorological fire danger under climate change scenarios for Iberia</b:Title>
    <b:Year>2023</b:Year>
    <b:YearAccessed>2025</b:YearAccessed>
    <b:MonthAccessed>February</b:MonthAccessed>
    <b:DayAccessed>25</b:DayAccessed>
    <b:DOI>https://doi.org/10.1016/j.wace.2023.100623</b:DOI>
    <b:JournalName>Elsevier</b:JournalName>
    <b:Volume>42</b:Volume>
    <b:Author>
      <b:Author>
        <b:NameList>
          <b:Person>
            <b:Last>Bento</b:Last>
            <b:Middle>A.</b:Middle>
            <b:First>Virgilio</b:First>
          </b:Person>
          <b:Person>
            <b:Last>Lima</b:Last>
            <b:Middle>C. A.</b:Middle>
            <b:First>Daniela</b:First>
          </b:Person>
          <b:Person>
            <b:Last>Santos</b:Last>
            <b:Middle>C.</b:Middle>
            <b:First>Luana</b:First>
          </b:Person>
          <b:Person>
            <b:Last>Lima</b:Last>
            <b:Middle>M.</b:Middle>
            <b:First>Miguel</b:First>
          </b:Person>
          <b:Person>
            <b:Last>Russo</b:Last>
            <b:First>Ana</b:First>
          </b:Person>
          <b:Person>
            <b:Last>Nunes</b:Last>
            <b:Middle>A.</b:Middle>
            <b:First>Silvia</b:First>
          </b:Person>
          <b:Person>
            <b:Last>DaCamara</b:Last>
            <b:Middle>C.</b:Middle>
            <b:First>Carlos</b:First>
          </b:Person>
          <b:Person>
            <b:Last>Trigo</b:Last>
            <b:Middle>M.</b:Middle>
            <b:First>Ricardo</b:First>
          </b:Person>
          <b:Person>
            <b:Last>Soares</b:Last>
            <b:Middle>M. M.</b:Middle>
            <b:First>Pedro</b:First>
          </b:Person>
        </b:NameList>
      </b:Author>
    </b:Author>
    <b:RefOrder>6</b:RefOrder>
  </b:Source>
  <b:Source>
    <b:Tag>Hol06</b:Tag>
    <b:SourceType>JournalArticle</b:SourceType>
    <b:Guid>{A215752B-DA95-4181-A6DB-EB0CA5F4CF03}</b:Guid>
    <b:Title>A review of dispersion modelling and its application to the dispersion of particles: An overview of different dispersion models available</b:Title>
    <b:Year>2006</b:Year>
    <b:JournalName>Elsevier</b:JournalName>
    <b:Pages>5902-5928</b:Pages>
    <b:DOI>https://doi.org/10.1016/j.atmosenv.2006.06.003</b:DOI>
    <b:Author>
      <b:Author>
        <b:NameList>
          <b:Person>
            <b:Last>Holmes</b:Last>
            <b:Middle>S.</b:Middle>
            <b:First>N.</b:First>
          </b:Person>
          <b:Person>
            <b:Last>Morawska</b:Last>
            <b:First>L.</b:First>
          </b:Person>
        </b:NameList>
      </b:Author>
    </b:Author>
    <b:RefOrder>24</b:RefOrder>
  </b:Source>
  <b:Source>
    <b:Tag>Che</b:Tag>
    <b:SourceType>DocumentFromInternetSite</b:SourceType>
    <b:Guid>{475F85EE-3B6E-49C1-B921-ED25B60B9011}</b:Guid>
    <b:Title>What is Machine Learning?</b:Title>
    <b:InternetSiteTitle>oracle.com</b:InternetSiteTitle>
    <b:Author>
      <b:Author>
        <b:NameList>
          <b:Person>
            <b:Last>Chen</b:Last>
            <b:First>Michael</b:First>
          </b:Person>
        </b:NameList>
      </b:Author>
    </b:Author>
    <b:Year>2024</b:Year>
    <b:Month>November</b:Month>
    <b:Day>25</b:Day>
    <b:URL>https://www.oracle.com/uk/artificial-intelligence/machine-learning/what-is-machine-learning/</b:URL>
    <b:YearAccessed>2025</b:YearAccessed>
    <b:MonthAccessed>February</b:MonthAccessed>
    <b:DayAccessed>26</b:DayAccessed>
    <b:RefOrder>11</b:RefOrder>
  </b:Source>
  <b:Source>
    <b:Tag>Yao13</b:Tag>
    <b:SourceType>JournalArticle</b:SourceType>
    <b:Guid>{0C4491F1-60E8-49E4-8BA0-43A75601DA2E}</b:Guid>
    <b:Title>An empirical model to estimate daily forest fire smoke exposure over a large geographic area using air quality, meteorological, and remote sensing data</b:Title>
    <b:Year>2013</b:Year>
    <b:JournalName>Journal of Exposure Science and Environmental Epidemiology (2014)</b:JournalName>
    <b:Pages>328-335</b:Pages>
    <b:Volume>24</b:Volume>
    <b:DOI>doi:10.1038/jes.2013.87</b:DOI>
    <b:Author>
      <b:Author>
        <b:NameList>
          <b:Person>
            <b:Last>Yao</b:Last>
            <b:First>Jiayun</b:First>
          </b:Person>
          <b:Person>
            <b:Last>Henderson</b:Last>
            <b:Middle>B.</b:Middle>
            <b:First>Sarah</b:First>
          </b:Person>
        </b:NameList>
      </b:Author>
    </b:Author>
    <b:RefOrder>26</b:RefOrder>
  </b:Source>
  <b:Source>
    <b:Tag>Wor252</b:Tag>
    <b:SourceType>InternetSite</b:SourceType>
    <b:Guid>{C6E521B7-4418-4D41-8999-F5957595B736}</b:Guid>
    <b:Title>Air pollution</b:Title>
    <b:InternetSiteTitle>who.int</b:InternetSiteTitle>
    <b:Author>
      <b:Author>
        <b:Corporate>World Health Organization</b:Corporate>
      </b:Author>
    </b:Author>
    <b:YearAccessed>2025</b:YearAccessed>
    <b:URL>https://www.who.int/health-topics/air-pollution#tab=tab_1</b:URL>
    <b:MonthAccessed>February</b:MonthAccessed>
    <b:DayAccessed>25</b:DayAccessed>
    <b:Year>2025</b:Year>
    <b:RefOrder>7</b:RefOrder>
  </b:Source>
  <b:Source>
    <b:Tag>Cop25</b:Tag>
    <b:SourceType>InternetSite</b:SourceType>
    <b:Guid>{24A40371-EF80-4B60-9912-DC17D6B0F52B}</b:Guid>
    <b:Title>About Copernicus</b:Title>
    <b:InternetSiteTitle>copernicus.eu</b:InternetSiteTitle>
    <b:URL>https://www.copernicus.eu/en/about-copernicus</b:URL>
    <b:Author>
      <b:Author>
        <b:Corporate>Copernicus</b:Corporate>
      </b:Author>
    </b:Author>
    <b:YearAccessed>2025</b:YearAccessed>
    <b:MonthAccessed>February</b:MonthAccessed>
    <b:DayAccessed>25</b:DayAccessed>
    <b:Year>2025</b:Year>
    <b:RefOrder>12</b:RefOrder>
  </b:Source>
  <b:Source>
    <b:Tag>Cop251</b:Tag>
    <b:SourceType>InternetSite</b:SourceType>
    <b:Guid>{D9513C19-23F2-4CF9-BD4A-36A05F0BC50B}</b:Guid>
    <b:Title>ERA5 hourly data on single levels from 1940 to present - Overview</b:Title>
    <b:InternetSiteTitle>cds.climate.copernicus.eu</b:InternetSiteTitle>
    <b:URL>https://cds.climate.copernicus.eu/datasets/reanalysis-era5-single-levels?tab=overview</b:URL>
    <b:Author>
      <b:Author>
        <b:Corporate>Copernicus</b:Corporate>
      </b:Author>
    </b:Author>
    <b:YearAccessed>2025</b:YearAccessed>
    <b:MonthAccessed>February</b:MonthAccessed>
    <b:DayAccessed>25</b:DayAccessed>
    <b:Year>2025</b:Year>
    <b:RefOrder>13</b:RefOrder>
  </b:Source>
  <b:Source>
    <b:Tag>Wor251</b:Tag>
    <b:SourceType>InternetSite</b:SourceType>
    <b:Guid>{801F99FB-59FD-4606-8A6E-C9995E640F2D}</b:Guid>
    <b:Author>
      <b:Author>
        <b:Corporate>World Meteorological Organization</b:Corporate>
      </b:Author>
    </b:Author>
    <b:Title>Extreme Weather</b:Title>
    <b:InternetSiteTitle>wmo.int</b:InternetSiteTitle>
    <b:URL>https://wmo.int/topics/extreme-weather</b:URL>
    <b:YearAccessed>2025</b:YearAccessed>
    <b:MonthAccessed>February</b:MonthAccessed>
    <b:DayAccessed>24</b:DayAccessed>
    <b:Year>2025</b:Year>
    <b:RefOrder>4</b:RefOrder>
  </b:Source>
  <b:Source>
    <b:Tag>Wor25</b:Tag>
    <b:SourceType>InternetSite</b:SourceType>
    <b:Guid>{0D909F95-7659-442C-90A9-B059B62F7B65}</b:Guid>
    <b:Title>Wildfires</b:Title>
    <b:InternetSiteTitle>who.int</b:InternetSiteTitle>
    <b:URL>https://www.who.int/health-topics/wildfires#tab=tab_1</b:URL>
    <b:Author>
      <b:Author>
        <b:Corporate>World Health Organization</b:Corporate>
      </b:Author>
    </b:Author>
    <b:YearAccessed>2025</b:YearAccessed>
    <b:MonthAccessed>February</b:MonthAccessed>
    <b:DayAccessed>24</b:DayAccessed>
    <b:Year>2025</b:Year>
    <b:RefOrder>3</b:RefOrder>
  </b:Source>
  <b:Source>
    <b:Tag>Kno17</b:Tag>
    <b:SourceType>Report</b:SourceType>
    <b:Guid>{9FC615DD-8684-413F-95B3-EAC53C183666}</b:Guid>
    <b:Title>Wilfire air pollution hazard during the 21st century</b:Title>
    <b:Year>2017</b:Year>
    <b:Publisher>Atmospheric Chemistry and Physics</b:Publisher>
    <b:DOI>https://doi.org/10.5194/acp-17-9223-2017</b:DOI>
    <b:Author>
      <b:Author>
        <b:NameList>
          <b:Person>
            <b:Last>Knorr</b:Last>
            <b:First>Wolfgang</b:First>
          </b:Person>
          <b:Person>
            <b:Last>Dentener</b:Last>
            <b:First>Frank</b:First>
          </b:Person>
          <b:Person>
            <b:Last>Lamarque</b:Last>
            <b:First>Jean-François</b:First>
          </b:Person>
          <b:Person>
            <b:Last>Jiang</b:Last>
            <b:First>Leiwen</b:First>
          </b:Person>
          <b:Person>
            <b:Last>Arneth</b:Last>
            <b:First>Almut</b:First>
          </b:Person>
        </b:NameList>
      </b:Author>
    </b:Author>
    <b:RefOrder>1</b:RefOrder>
  </b:Source>
  <b:Source>
    <b:Tag>Sch21</b:Tag>
    <b:SourceType>JournalArticle</b:SourceType>
    <b:Guid>{937D25C9-0D78-49AD-A210-307FEC29007C}</b:Guid>
    <b:Title>Ai Quality Data Approach for Defining WIldfire Influence: Impacts on PM2.5, NO2, CO, and O3 i Western Canadian Cities</b:Title>
    <b:Year>2021</b:Year>
    <b:Pages>13709-13717</b:Pages>
    <b:DOI>https://doi.org/10.1021/acs.est.1c04042</b:DOI>
    <b:JournalName>Environmental Science &amp; Technology</b:JournalName>
    <b:Volume>55</b:Volume>
    <b:Author>
      <b:Author>
        <b:NameList>
          <b:Person>
            <b:Last>Schneider</b:Last>
            <b:Middle>R.</b:Middle>
            <b:First>Stephanie</b:First>
          </b:Person>
          <b:Person>
            <b:Last>Lee</b:Last>
            <b:First>Kristyn</b:First>
          </b:Person>
          <b:Person>
            <b:Last>Santos</b:Last>
            <b:First>Guadalupe</b:First>
          </b:Person>
          <b:Person>
            <b:Last>Abbatt</b:Last>
            <b:Middle>P. D.</b:Middle>
            <b:First>Jonathan</b:First>
          </b:Person>
        </b:NameList>
      </b:Author>
    </b:Author>
    <b:RefOrder>9</b:RefOrder>
  </b:Source>
  <b:Source>
    <b:Tag>Cea23</b:Tag>
    <b:SourceType>JournalArticle</b:SourceType>
    <b:Guid>{787F4B94-1782-4784-8182-DB7A853F519D}</b:Guid>
    <b:Title>Remote sensing and model analysis of biomass burning smoke transported across the Atlantic during the 2020 Western US wildfire season</b:Title>
    <b:Year>2023</b:Year>
    <b:DOI>https://doi.org/10.1038/s41598-023-39312-1</b:DOI>
    <b:Author>
      <b:Author>
        <b:NameList>
          <b:Person>
            <b:Last>Ceamanos</b:Last>
            <b:First>Xavier</b:First>
          </b:Person>
          <b:Person>
            <b:Last>Coopman</b:Last>
            <b:First>Quentin</b:First>
          </b:Person>
          <b:Person>
            <b:Last>George</b:Last>
            <b:First>Maya</b:First>
          </b:Person>
          <b:Person>
            <b:Last>Riedi</b:Last>
            <b:First>Jérôme</b:First>
          </b:Person>
          <b:Person>
            <b:Last>Clerbaux</b:Last>
            <b:First>Cathy</b:First>
          </b:Person>
          <b:Person>
            <b:Last>Parrington</b:Last>
            <b:First>Mark</b:First>
          </b:Person>
        </b:NameList>
      </b:Author>
    </b:Author>
    <b:RefOrder>10</b:RefOrder>
  </b:Source>
  <b:Source>
    <b:Tag>Cop252</b:Tag>
    <b:SourceType>InternetSite</b:SourceType>
    <b:Guid>{6509A012-912F-44FC-9D3E-67BBFFE1FC5A}</b:Guid>
    <b:Title>CAMS global reanalysis (EAC4) - Overview</b:Title>
    <b:InternetSiteTitle>ads.atmosphere.copernicus.eu</b:InternetSiteTitle>
    <b:URL>https://ads.atmosphere.copernicus.eu/datasets/cams-global-reanalysis-eac4?tab=overview</b:URL>
    <b:Author>
      <b:Author>
        <b:Corporate>Copernicus</b:Corporate>
      </b:Author>
    </b:Author>
    <b:YearAccessed>2025</b:YearAccessed>
    <b:MonthAccessed>February</b:MonthAccessed>
    <b:DayAccessed>26</b:DayAccessed>
    <b:Year>2025</b:Year>
    <b:RefOrder>14</b:RefOrder>
  </b:Source>
  <b:Source>
    <b:Tag>NAS25</b:Tag>
    <b:SourceType>InternetSite</b:SourceType>
    <b:Guid>{ECB6DA0D-E443-4A3C-8FB4-559ED2C578A4}</b:Guid>
    <b:Title>Fire Information for Resource Management System</b:Title>
    <b:Year>2025</b:Year>
    <b:URL>https://firms.modaps.eosdis.nasa.gov/</b:URL>
    <b:Author>
      <b:Author>
        <b:Corporate>NASA</b:Corporate>
      </b:Author>
    </b:Author>
    <b:YearAccessed>2025</b:YearAccessed>
    <b:MonthAccessed>May</b:MonthAccessed>
    <b:DayAccessed>28</b:DayAccessed>
    <b:RefOrder>21</b:RefOrder>
  </b:Source>
  <b:Source>
    <b:Tag>WHO25</b:Tag>
    <b:SourceType>InternetSite</b:SourceType>
    <b:Guid>{A448375E-7131-4394-93F7-07FCAA257EDA}</b:Guid>
    <b:Title>What are the WHO Air quality guidelines?</b:Title>
    <b:Year>2025</b:Year>
    <b:URL>https://www.who.int/news-room/feature-stories/detail/what-are-the-who-air-quality-guidelines</b:URL>
    <b:Author>
      <b:Author>
        <b:Corporate>WHO</b:Corporate>
      </b:Author>
    </b:Author>
    <b:RefOrder>23</b:RefOrder>
  </b:Source>
  <b:Source>
    <b:Tag>Mou24</b:Tag>
    <b:SourceType>JournalArticle</b:SourceType>
    <b:Guid>{46E65D3B-E8C4-45ED-97E4-40B921DC1C47}</b:Guid>
    <b:Title>In the line of fire: Analyzing burning impacts on air pollution and air quality in an Amazonian city, Brazil</b:Title>
    <b:Year>2024</b:Year>
    <b:YearAccessed>2025</b:YearAccessed>
    <b:MonthAccessed>June</b:MonthAccessed>
    <b:DayAccessed>15</b:DayAccessed>
    <b:DOI>https://doi.org/10.1016/j.apr.2023.102033</b:DOI>
    <b:Author>
      <b:Author>
        <b:NameList>
          <b:Person>
            <b:Last>Moura</b:Last>
            <b:Middle>Rafael de</b:Middle>
            <b:First>Fernando</b:First>
          </b:Person>
          <b:Person>
            <b:Last>Machado</b:Last>
            <b:Middle>Djeison Witte</b:Middle>
            <b:First>Petter</b:First>
          </b:Person>
          <b:Person>
            <b:Last>Ramires</b:Last>
            <b:Middle>Florêncio</b:Middle>
            <b:First>Paula</b:First>
          </b:Person>
          <b:Person>
            <b:Last>Tavella</b:Last>
            <b:Middle>Adler</b:Middle>
            <b:First>Ronan</b:First>
          </b:Person>
          <b:Person>
            <b:Last>Carvalho</b:Last>
            <b:First>Helotonio</b:First>
          </b:Person>
          <b:Person>
            <b:Last>Júnior</b:Last>
            <b:Middle>Manoel Rodrigues da Silva</b:Middle>
            <b:First>Flávio</b:First>
          </b:Person>
        </b:NameList>
      </b:Author>
    </b:Author>
    <b:JournalName>Elsevier</b:JournalName>
    <b:RefOrder>16</b:RefOrder>
  </b:Source>
  <b:Source>
    <b:Tag>Placeholder1</b:Tag>
    <b:SourceType>InternetSite</b:SourceType>
    <b:Guid>{49076515-82B0-48CE-B61B-2BE48E7C36C8}</b:Guid>
    <b:Title>Portugal: a history of deadly forest fires</b:Title>
    <b:Year>2025</b:Year>
    <b:InternetSiteTitle>Expatica for internationals</b:InternetSiteTitle>
    <b:URL>https://www.expatica.com/pt/news/portugal-fire-precedents-55389/</b:URL>
    <b:Author>
      <b:Author>
        <b:Corporate>Expatica</b:Corporate>
      </b:Author>
    </b:Author>
    <b:YearAccessed>2025</b:YearAccessed>
    <b:MonthAccessed>September</b:MonthAccessed>
    <b:DayAccessed>9</b:DayAccessed>
    <b:RefOrder>17</b:RefOrder>
  </b:Source>
  <b:Source>
    <b:Tag>Fas24</b:Tag>
    <b:SourceType>InternetSite</b:SourceType>
    <b:Guid>{08384D05-0787-4012-9596-47EB78BE8C6F}</b:Guid>
    <b:Author>
      <b:Author>
        <b:Corporate>Fascinating Spain</b:Corporate>
      </b:Author>
    </b:Author>
    <b:Title>The Worst Fires in the History of Spain</b:Title>
    <b:InternetSiteTitle>Fascinating Spain</b:InternetSiteTitle>
    <b:Year>2024</b:Year>
    <b:Month>october</b:Month>
    <b:Day>8</b:Day>
    <b:URL>https://www.fascinatingspain.com/articulo/history-and-legends/worst-fires-history-of-spain/20220911141900068663.html </b:URL>
    <b:YearAccessed>2025</b:YearAccessed>
    <b:MonthAccessed>september</b:MonthAccessed>
    <b:DayAccessed>9</b:DayAccessed>
    <b:RefOrder>18</b:RefOrder>
  </b:Source>
  <b:Source>
    <b:Tag>Are25</b:Tag>
    <b:SourceType>InternetSite</b:SourceType>
    <b:Guid>{8D3D4ED9-6A21-4A47-9411-5E054636609C}</b:Guid>
    <b:Title>Area burned by wildfires in Italy from 2009 to 2024</b:Title>
    <b:URL>https://www.statista.com/statistics/1264718/area-burned-by-wildfire-in-italy/?srsltid=AfmBOor3V-4K7RvmuA0yhc3yPxTFcYFBMhVFMXDJOzsJNAg4APEK-8g1</b:URL>
    <b:YearAccessed>2025</b:YearAccessed>
    <b:InternetSiteTitle>Statista</b:InternetSiteTitle>
    <b:Year>2025</b:Year>
    <b:Author>
      <b:Author>
        <b:Corporate>Statista</b:Corporate>
      </b:Author>
    </b:Author>
    <b:RefOrder>27</b:RefOrder>
  </b:Source>
  <b:Source>
    <b:Tag>Cop253</b:Tag>
    <b:SourceType>InternetSite</b:SourceType>
    <b:Guid>{61700611-B8E8-422C-B809-CA77908A32CE}</b:Guid>
    <b:Title>EFFIS Annual Statistics for Greece</b:Title>
    <b:InternetSiteTitle>forest-fire.emergency.copernicus.eu</b:InternetSiteTitle>
    <b:Year>2025</b:Year>
    <b:URL>https://forest-fire.emergency.copernicus.eu/apps/effis.statistics/estimates/GRC</b:URL>
    <b:Author>
      <b:Author>
        <b:Corporate>Copernicus</b:Corporate>
      </b:Author>
    </b:Author>
    <b:YearAccessed>2025</b:YearAccessed>
    <b:MonthAccessed>december</b:MonthAccessed>
    <b:DayAccessed>4</b:DayAccessed>
    <b:RefOrder>20</b:RefOrder>
  </b:Source>
  <b:Source>
    <b:Tag>Cop254</b:Tag>
    <b:SourceType>InternetSite</b:SourceType>
    <b:Guid>{6AC78E81-ED2B-4A31-826B-9A54D7B430A4}</b:Guid>
    <b:Author>
      <b:Author>
        <b:Corporate>Copernicus</b:Corporate>
      </b:Author>
    </b:Author>
    <b:Title>forest-fire.emergency.copernicus.eu</b:Title>
    <b:InternetSiteTitle>EFFIS Annual Statistics for Italy</b:InternetSiteTitle>
    <b:Year>2025</b:Year>
    <b:URL>https://forest-fire.emergency.copernicus.eu/apps/effis.statistics/estimates/GRC</b:URL>
    <b:YearAccessed>2025</b:YearAccessed>
    <b:MonthAccessed>december</b:MonthAccessed>
    <b:DayAccessed>4</b:DayAccessed>
    <b:RefOrder>19</b:RefOrder>
  </b:Source>
  <b:Source>
    <b:Tag>IBM25</b:Tag>
    <b:SourceType>InternetSite</b:SourceType>
    <b:Guid>{0D5FF142-69B5-4EB0-82E0-074DAAD93B70}</b:Guid>
    <b:Author>
      <b:Author>
        <b:Corporate>IBM</b:Corporate>
      </b:Author>
    </b:Author>
    <b:Title>What is an API (application programming interface)?</b:Title>
    <b:InternetSiteTitle>ibm.com</b:InternetSiteTitle>
    <b:Year>2025</b:Year>
    <b:URL>https://www.ibm.com/think/topics/api</b:URL>
    <b:YearAccessed>2025</b:YearAccessed>
    <b:MonthAccessed>december</b:MonthAccessed>
    <b:DayAccessed>18</b:DayAccessed>
    <b:RefOrder>22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5865749c-44ff-4e71-baee-e2f7c4060fd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E4994B514E1854BB9B7A534CB298CD4" ma:contentTypeVersion="9" ma:contentTypeDescription="Criar um novo documento." ma:contentTypeScope="" ma:versionID="7863902198e74cb03608d81cfa1069b7">
  <xsd:schema xmlns:xsd="http://www.w3.org/2001/XMLSchema" xmlns:xs="http://www.w3.org/2001/XMLSchema" xmlns:p="http://schemas.microsoft.com/office/2006/metadata/properties" xmlns:ns3="5865749c-44ff-4e71-baee-e2f7c4060fd3" xmlns:ns4="28ca62f2-5858-431f-b1db-7d5ec75cce37" targetNamespace="http://schemas.microsoft.com/office/2006/metadata/properties" ma:root="true" ma:fieldsID="cac7df1ed4bcc9895eb35fb78bc270c3" ns3:_="" ns4:_="">
    <xsd:import namespace="5865749c-44ff-4e71-baee-e2f7c4060fd3"/>
    <xsd:import namespace="28ca62f2-5858-431f-b1db-7d5ec75cce3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65749c-44ff-4e71-baee-e2f7c4060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ca62f2-5858-431f-b1db-7d5ec75cce37"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SharingHintHash" ma:index="15"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E39ABD-345E-44DE-AEDE-5E95997E0979}">
  <ds:schemaRefs>
    <ds:schemaRef ds:uri="http://schemas.microsoft.com/sharepoint/v3/contenttype/forms"/>
  </ds:schemaRefs>
</ds:datastoreItem>
</file>

<file path=customXml/itemProps2.xml><?xml version="1.0" encoding="utf-8"?>
<ds:datastoreItem xmlns:ds="http://schemas.openxmlformats.org/officeDocument/2006/customXml" ds:itemID="{65E3547B-8447-40E9-8189-642F28554045}">
  <ds:schemaRefs>
    <ds:schemaRef ds:uri="http://schemas.openxmlformats.org/officeDocument/2006/bibliography"/>
  </ds:schemaRefs>
</ds:datastoreItem>
</file>

<file path=customXml/itemProps3.xml><?xml version="1.0" encoding="utf-8"?>
<ds:datastoreItem xmlns:ds="http://schemas.openxmlformats.org/officeDocument/2006/customXml" ds:itemID="{6C61DBBB-4827-45D3-8C7D-DAD345AB75A4}">
  <ds:schemaRefs>
    <ds:schemaRef ds:uri="http://schemas.microsoft.com/office/2006/metadata/properties"/>
    <ds:schemaRef ds:uri="http://schemas.microsoft.com/office/infopath/2007/PartnerControls"/>
    <ds:schemaRef ds:uri="5865749c-44ff-4e71-baee-e2f7c4060fd3"/>
  </ds:schemaRefs>
</ds:datastoreItem>
</file>

<file path=customXml/itemProps4.xml><?xml version="1.0" encoding="utf-8"?>
<ds:datastoreItem xmlns:ds="http://schemas.openxmlformats.org/officeDocument/2006/customXml" ds:itemID="{9CEE0FA0-ED70-4FC4-9AF4-1EC0F7F7D2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65749c-44ff-4e71-baee-e2f7c4060fd3"/>
    <ds:schemaRef ds:uri="28ca62f2-5858-431f-b1db-7d5ec75cce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Sofia Margarida Matias Rodrigues</dc:creator>
  <keywords/>
  <dc:description/>
  <lastModifiedBy>Utilizador Convidado</lastModifiedBy>
  <revision>3</revision>
  <lastPrinted>2025-12-02T19:31:00.0000000Z</lastPrinted>
  <dcterms:created xsi:type="dcterms:W3CDTF">2025-12-29T11:07:00.0000000Z</dcterms:created>
  <dcterms:modified xsi:type="dcterms:W3CDTF">2026-01-02T20:13:12.1054810Z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0x0101007E4994B514E1854BB9B7A534CB298CD4</vt:lpwstr>
  </property>
  <property fmtid="{D5CDD505-2E9C-101B-9397-08002B2CF9AE}" pid="3" name="GrammarlyDocumentId">
    <vt:lpwstr>ada09e08-9ddd-4c4a-8f28-4ed7a25134ce</vt:lpwstr>
  </property>
</Properties>
</file>